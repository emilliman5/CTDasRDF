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proofErr w:type="spellStart"/>
      <w:r>
        <w:rPr>
          <w:rFonts w:ascii="Arial" w:hAnsi="Arial" w:cs="Arial"/>
          <w:sz w:val="24"/>
          <w:szCs w:val="24"/>
        </w:rPr>
        <w:t>Semantica</w:t>
      </w:r>
      <w:proofErr w:type="spellEnd"/>
      <w:r>
        <w:rPr>
          <w:rFonts w:ascii="Arial" w:hAnsi="Arial" w:cs="Arial"/>
          <w:sz w:val="24"/>
          <w:szCs w:val="24"/>
        </w:rPr>
        <w:t xml:space="preserve">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EE1248">
      <w:pPr>
        <w:pStyle w:val="Heading1"/>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6409C8F3"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customXmlInsRangeStart w:id="0" w:author="Tim Williams" w:date="2017-08-15T13:40:00Z"/>
      <w:sdt>
        <w:sdtPr>
          <w:rPr>
            <w:rFonts w:ascii="Arial" w:hAnsi="Arial" w:cs="Arial"/>
            <w:szCs w:val="18"/>
          </w:rPr>
          <w:id w:val="-491869282"/>
          <w:citation/>
        </w:sdtPr>
        <w:sdtContent>
          <w:customXmlInsRangeEnd w:id="0"/>
          <w:ins w:id="1" w:author="Tim Williams" w:date="2017-08-15T13:40:00Z">
            <w:r w:rsidR="0056731E">
              <w:rPr>
                <w:rFonts w:ascii="Arial" w:hAnsi="Arial" w:cs="Arial"/>
                <w:szCs w:val="18"/>
              </w:rPr>
              <w:fldChar w:fldCharType="begin"/>
            </w:r>
            <w:r w:rsidR="0056731E">
              <w:rPr>
                <w:rFonts w:ascii="Arial" w:hAnsi="Arial" w:cs="Arial"/>
                <w:szCs w:val="18"/>
              </w:rPr>
              <w:instrText xml:space="preserve"> CITATION Cry17 \l 1033 </w:instrText>
            </w:r>
          </w:ins>
          <w:r w:rsidR="0056731E">
            <w:rPr>
              <w:rFonts w:ascii="Arial" w:hAnsi="Arial" w:cs="Arial"/>
              <w:szCs w:val="18"/>
            </w:rPr>
            <w:fldChar w:fldCharType="separate"/>
          </w:r>
          <w:ins w:id="2" w:author="Tim Williams" w:date="2017-08-15T13:40:00Z">
            <w:r w:rsidR="0056731E" w:rsidRPr="0056731E">
              <w:rPr>
                <w:rFonts w:ascii="Arial" w:hAnsi="Arial" w:cs="Arial"/>
                <w:noProof/>
                <w:szCs w:val="18"/>
              </w:rPr>
              <w:t>(1)</w:t>
            </w:r>
            <w:r w:rsidR="0056731E">
              <w:rPr>
                <w:rFonts w:ascii="Arial" w:hAnsi="Arial" w:cs="Arial"/>
                <w:szCs w:val="18"/>
              </w:rPr>
              <w:fldChar w:fldCharType="end"/>
            </w:r>
          </w:ins>
          <w:customXmlInsRangeStart w:id="3" w:author="Tim Williams" w:date="2017-08-15T13:40:00Z"/>
        </w:sdtContent>
      </w:sdt>
      <w:customXmlInsRangeEnd w:id="3"/>
      <w:r>
        <w:rPr>
          <w:rFonts w:ascii="Arial" w:hAnsi="Arial" w:cs="Arial"/>
          <w:szCs w:val="18"/>
        </w:rPr>
        <w:t>. [b] Costs converting between versions. [c] Limitations of the two</w:t>
      </w:r>
      <w:ins w:id="4" w:author="Tim Williams" w:date="2017-08-15T13:41:00Z">
        <w:r w:rsidR="0056731E">
          <w:rPr>
            <w:rFonts w:ascii="Arial" w:hAnsi="Arial" w:cs="Arial"/>
            <w:szCs w:val="18"/>
          </w:rPr>
          <w:t>-</w:t>
        </w:r>
      </w:ins>
      <w:r>
        <w:rPr>
          <w:rFonts w:ascii="Arial" w:hAnsi="Arial" w:cs="Arial"/>
          <w:szCs w:val="18"/>
        </w:rPr>
        <w:t>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507A4A60"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Pr="009C0756">
            <w:rPr>
              <w:rFonts w:ascii="Arial" w:hAnsi="Arial" w:cs="Arial"/>
              <w:sz w:val="18"/>
              <w:szCs w:val="18"/>
              <w:shd w:val="clear" w:color="auto" w:fill="FFFFFF"/>
            </w:rPr>
            <w:instrText xml:space="preserve"> CITATION CDI17 \l 1033 </w:instrText>
          </w:r>
          <w:r w:rsidRPr="009C0756">
            <w:rPr>
              <w:rFonts w:ascii="Arial" w:hAnsi="Arial" w:cs="Arial"/>
              <w:sz w:val="18"/>
              <w:szCs w:val="18"/>
              <w:shd w:val="clear" w:color="auto" w:fill="FFFFFF"/>
            </w:rPr>
            <w:fldChar w:fldCharType="separate"/>
          </w:r>
          <w:r w:rsidR="0056731E">
            <w:rPr>
              <w:rFonts w:ascii="Arial" w:hAnsi="Arial" w:cs="Arial"/>
              <w:noProof/>
              <w:sz w:val="18"/>
              <w:szCs w:val="18"/>
              <w:shd w:val="clear" w:color="auto" w:fill="FFFFFF"/>
            </w:rPr>
            <w:t xml:space="preserve"> </w:t>
          </w:r>
          <w:r w:rsidR="0056731E" w:rsidRPr="0056731E">
            <w:rPr>
              <w:rFonts w:ascii="Arial" w:hAnsi="Arial" w:cs="Arial"/>
              <w:noProof/>
              <w:sz w:val="18"/>
              <w:szCs w:val="18"/>
              <w:shd w:val="clear" w:color="auto" w:fill="FFFFFF"/>
            </w:rPr>
            <w:t>(2)</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E53D98F" w14:textId="1E3D186F" w:rsidR="004E14CF" w:rsidRDefault="00396159" w:rsidP="007436F2">
      <w:pPr>
        <w:jc w:val="both"/>
        <w:rPr>
          <w:ins w:id="5" w:author="Tim Williams" w:date="2017-08-14T15:16:00Z"/>
          <w:rFonts w:ascii="Arial" w:hAnsi="Arial" w:cs="Arial"/>
          <w:sz w:val="18"/>
          <w:szCs w:val="18"/>
        </w:rPr>
      </w:pPr>
      <w:r w:rsidRPr="009C0756">
        <w:rPr>
          <w:rFonts w:ascii="Arial" w:hAnsi="Arial" w:cs="Arial"/>
          <w:sz w:val="18"/>
          <w:szCs w:val="18"/>
        </w:rPr>
        <w:t xml:space="preserve">By working cooperatively with agencies like the Food and Drug Administration (FDA), </w:t>
      </w:r>
      <w:ins w:id="6" w:author="Tim Williams" w:date="2017-08-14T15:15:00Z">
        <w:r w:rsidR="004E14CF">
          <w:rPr>
            <w:rFonts w:ascii="Arial" w:hAnsi="Arial" w:cs="Arial"/>
            <w:sz w:val="18"/>
            <w:szCs w:val="18"/>
          </w:rPr>
          <w:t xml:space="preserve">CDISC </w:t>
        </w:r>
      </w:ins>
      <w:del w:id="7" w:author="Tim Williams" w:date="2017-08-14T15:15:00Z">
        <w:r w:rsidRPr="009C0756" w:rsidDel="004E14CF">
          <w:rPr>
            <w:rFonts w:ascii="Arial" w:hAnsi="Arial" w:cs="Arial"/>
            <w:sz w:val="18"/>
            <w:szCs w:val="18"/>
          </w:rPr>
          <w:delText xml:space="preserve">their </w:delText>
        </w:r>
      </w:del>
      <w:r w:rsidRPr="009C0756">
        <w:rPr>
          <w:rFonts w:ascii="Arial" w:hAnsi="Arial" w:cs="Arial"/>
          <w:sz w:val="18"/>
          <w:szCs w:val="18"/>
        </w:rPr>
        <w:t xml:space="preserve">efforts led to implementation of </w:t>
      </w:r>
      <w:del w:id="8" w:author="Tim Williams" w:date="2017-08-14T15:15:00Z">
        <w:r w:rsidR="00593915" w:rsidRPr="009C0756" w:rsidDel="004E14CF">
          <w:rPr>
            <w:rFonts w:ascii="Arial" w:hAnsi="Arial" w:cs="Arial"/>
            <w:sz w:val="18"/>
            <w:szCs w:val="18"/>
          </w:rPr>
          <w:delText>various</w:delText>
        </w:r>
        <w:r w:rsidRPr="009C0756" w:rsidDel="004E14CF">
          <w:rPr>
            <w:rFonts w:ascii="Arial" w:hAnsi="Arial" w:cs="Arial"/>
            <w:sz w:val="18"/>
            <w:szCs w:val="18"/>
          </w:rPr>
          <w:delText xml:space="preserve"> </w:delText>
        </w:r>
      </w:del>
      <w:ins w:id="9" w:author="Tim Williams" w:date="2017-08-14T15:15:00Z">
        <w:r w:rsidR="004E14CF">
          <w:rPr>
            <w:rFonts w:ascii="Arial" w:hAnsi="Arial" w:cs="Arial"/>
            <w:sz w:val="18"/>
            <w:szCs w:val="18"/>
          </w:rPr>
          <w:t xml:space="preserve">numerous </w:t>
        </w:r>
      </w:ins>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F53C8A" w:rsidRPr="009C0756">
            <w:rPr>
              <w:rFonts w:ascii="Arial" w:hAnsi="Arial" w:cs="Arial"/>
              <w:sz w:val="18"/>
              <w:szCs w:val="18"/>
            </w:rPr>
            <w:instrText xml:space="preserve"> CITATION Dec11 \l 1033 </w:instrText>
          </w:r>
          <w:r w:rsidR="00F53C8A" w:rsidRPr="009C0756">
            <w:rPr>
              <w:rFonts w:ascii="Arial" w:hAnsi="Arial" w:cs="Arial"/>
              <w:sz w:val="18"/>
              <w:szCs w:val="18"/>
            </w:rPr>
            <w:fldChar w:fldCharType="separate"/>
          </w:r>
          <w:r w:rsidR="006E27B7">
            <w:rPr>
              <w:rFonts w:ascii="Arial" w:hAnsi="Arial" w:cs="Arial"/>
              <w:noProof/>
              <w:sz w:val="18"/>
              <w:szCs w:val="18"/>
            </w:rPr>
            <w:t xml:space="preserve"> </w:t>
          </w:r>
          <w:r w:rsidR="006E27B7" w:rsidRPr="006E27B7">
            <w:rPr>
              <w:rFonts w:ascii="Arial" w:hAnsi="Arial" w:cs="Arial"/>
              <w:noProof/>
              <w:sz w:val="18"/>
              <w:szCs w:val="18"/>
            </w:rPr>
            <w:t>(3)</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ins w:id="10" w:author="Tim Williams" w:date="2017-08-14T15:16:00Z"/>
          <w:rFonts w:ascii="Arial" w:hAnsi="Arial" w:cs="Arial"/>
          <w:sz w:val="18"/>
          <w:szCs w:val="18"/>
        </w:rPr>
      </w:pPr>
    </w:p>
    <w:p w14:paraId="5C402399" w14:textId="42A1B0FB" w:rsidR="001A2874" w:rsidRPr="009C0756" w:rsidDel="00666A45" w:rsidRDefault="00024C99" w:rsidP="007436F2">
      <w:pPr>
        <w:jc w:val="both"/>
        <w:rPr>
          <w:del w:id="11" w:author="Tim Williams" w:date="2017-08-14T15:25:00Z"/>
          <w:rFonts w:ascii="Arial" w:hAnsi="Arial" w:cs="Arial"/>
          <w:sz w:val="18"/>
          <w:szCs w:val="18"/>
        </w:rPr>
      </w:pPr>
      <w:r w:rsidRPr="009C0756">
        <w:rPr>
          <w:rFonts w:ascii="Arial" w:hAnsi="Arial" w:cs="Arial"/>
          <w:sz w:val="18"/>
          <w:szCs w:val="18"/>
        </w:rPr>
        <w:t xml:space="preserve">As standards </w:t>
      </w:r>
      <w:ins w:id="12" w:author="Tim Williams" w:date="2017-08-14T15:18:00Z">
        <w:r w:rsidR="004E14CF">
          <w:rPr>
            <w:rFonts w:ascii="Arial" w:hAnsi="Arial" w:cs="Arial"/>
            <w:sz w:val="18"/>
            <w:szCs w:val="18"/>
          </w:rPr>
          <w:t xml:space="preserve">continued to </w:t>
        </w:r>
      </w:ins>
      <w:proofErr w:type="spellStart"/>
      <w:r w:rsidRPr="009C0756">
        <w:rPr>
          <w:rFonts w:ascii="Arial" w:hAnsi="Arial" w:cs="Arial"/>
          <w:sz w:val="18"/>
          <w:szCs w:val="18"/>
        </w:rPr>
        <w:t>develop</w:t>
      </w:r>
      <w:del w:id="13" w:author="Tim Williams" w:date="2017-08-14T15:18:00Z">
        <w:r w:rsidRPr="009C0756" w:rsidDel="004E14CF">
          <w:rPr>
            <w:rFonts w:ascii="Arial" w:hAnsi="Arial" w:cs="Arial"/>
            <w:sz w:val="18"/>
            <w:szCs w:val="18"/>
          </w:rPr>
          <w:delText xml:space="preserve">ed </w:delText>
        </w:r>
      </w:del>
      <w:ins w:id="14" w:author="Tim Williams" w:date="2017-08-14T15:18:00Z">
        <w:r w:rsidR="004E14CF">
          <w:rPr>
            <w:rFonts w:ascii="Arial" w:hAnsi="Arial" w:cs="Arial"/>
            <w:sz w:val="18"/>
            <w:szCs w:val="18"/>
          </w:rPr>
          <w:t>in</w:t>
        </w:r>
        <w:proofErr w:type="spellEnd"/>
        <w:r w:rsidR="004E14CF">
          <w:rPr>
            <w:rFonts w:ascii="Arial" w:hAnsi="Arial" w:cs="Arial"/>
            <w:sz w:val="18"/>
            <w:szCs w:val="18"/>
          </w:rPr>
          <w:t xml:space="preserve"> support of </w:t>
        </w:r>
      </w:ins>
      <w:del w:id="15" w:author="Tim Williams" w:date="2017-08-14T15:18:00Z">
        <w:r w:rsidRPr="009C0756" w:rsidDel="004E14CF">
          <w:rPr>
            <w:rFonts w:ascii="Arial" w:hAnsi="Arial" w:cs="Arial"/>
            <w:sz w:val="18"/>
            <w:szCs w:val="18"/>
          </w:rPr>
          <w:delText xml:space="preserve">to support </w:delText>
        </w:r>
      </w:del>
      <w:r w:rsidRPr="009C0756">
        <w:rPr>
          <w:rFonts w:ascii="Arial" w:hAnsi="Arial" w:cs="Arial"/>
          <w:sz w:val="18"/>
          <w:szCs w:val="18"/>
        </w:rPr>
        <w:t>the clinical trials lifecycle, so did the</w:t>
      </w:r>
      <w:ins w:id="16" w:author="Tim Williams" w:date="2017-08-14T15:16:00Z">
        <w:r w:rsidR="004E14CF">
          <w:rPr>
            <w:rFonts w:ascii="Arial" w:hAnsi="Arial" w:cs="Arial"/>
            <w:sz w:val="18"/>
            <w:szCs w:val="18"/>
          </w:rPr>
          <w:t>ir</w:t>
        </w:r>
      </w:ins>
      <w:r w:rsidRPr="009C0756">
        <w:rPr>
          <w:rFonts w:ascii="Arial" w:hAnsi="Arial" w:cs="Arial"/>
          <w:sz w:val="18"/>
          <w:szCs w:val="18"/>
        </w:rPr>
        <w:t xml:space="preserve"> number</w:t>
      </w:r>
      <w:ins w:id="17" w:author="Tim Williams" w:date="2017-08-14T15:16:00Z">
        <w:r w:rsidR="004E14CF">
          <w:rPr>
            <w:rFonts w:ascii="Arial" w:hAnsi="Arial" w:cs="Arial"/>
            <w:sz w:val="18"/>
            <w:szCs w:val="18"/>
          </w:rPr>
          <w:t xml:space="preserve">, scope, </w:t>
        </w:r>
      </w:ins>
      <w:del w:id="18" w:author="Tim Williams" w:date="2017-08-14T15:16:00Z">
        <w:r w:rsidRPr="009C0756" w:rsidDel="004E14CF">
          <w:rPr>
            <w:rFonts w:ascii="Arial" w:hAnsi="Arial" w:cs="Arial"/>
            <w:sz w:val="18"/>
            <w:szCs w:val="18"/>
          </w:rPr>
          <w:delText xml:space="preserve"> </w:delText>
        </w:r>
      </w:del>
      <w:r w:rsidRPr="009C0756">
        <w:rPr>
          <w:rFonts w:ascii="Arial" w:hAnsi="Arial" w:cs="Arial"/>
          <w:sz w:val="18"/>
          <w:szCs w:val="18"/>
        </w:rPr>
        <w:t>and complexity</w:t>
      </w:r>
      <w:del w:id="19" w:author="Tim Williams" w:date="2017-08-14T15:16:00Z">
        <w:r w:rsidRPr="009C0756" w:rsidDel="004E14CF">
          <w:rPr>
            <w:rFonts w:ascii="Arial" w:hAnsi="Arial" w:cs="Arial"/>
            <w:sz w:val="18"/>
            <w:szCs w:val="18"/>
          </w:rPr>
          <w:delText xml:space="preserve"> of the standards themselves</w:delText>
        </w:r>
      </w:del>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w:t>
      </w:r>
      <w:proofErr w:type="spellStart"/>
      <w:r w:rsidRPr="009C0756">
        <w:rPr>
          <w:rFonts w:ascii="Arial" w:hAnsi="Arial" w:cs="Arial"/>
          <w:sz w:val="18"/>
          <w:szCs w:val="18"/>
        </w:rPr>
        <w:t>ADaM</w:t>
      </w:r>
      <w:proofErr w:type="spellEnd"/>
      <w:r w:rsidRPr="009C0756">
        <w:rPr>
          <w:rFonts w:ascii="Arial" w:hAnsi="Arial" w:cs="Arial"/>
          <w:sz w:val="18"/>
          <w:szCs w:val="18"/>
        </w:rPr>
        <w:t>)</w:t>
      </w:r>
      <w:r w:rsidR="00914CB5" w:rsidRPr="009C0756">
        <w:rPr>
          <w:rFonts w:ascii="Arial" w:hAnsi="Arial" w:cs="Arial"/>
          <w:sz w:val="18"/>
          <w:szCs w:val="18"/>
        </w:rPr>
        <w:t>, and Define.XML</w:t>
      </w:r>
      <w:del w:id="20" w:author="Tim Williams" w:date="2017-08-14T15:17:00Z">
        <w:r w:rsidR="00914CB5" w:rsidRPr="009C0756" w:rsidDel="004E14CF">
          <w:rPr>
            <w:rFonts w:ascii="Arial" w:hAnsi="Arial" w:cs="Arial"/>
            <w:sz w:val="18"/>
            <w:szCs w:val="18"/>
          </w:rPr>
          <w:delText xml:space="preserve"> </w:delText>
        </w:r>
      </w:del>
      <w:r w:rsidR="00914CB5" w:rsidRPr="009C0756">
        <w:rPr>
          <w:rFonts w:ascii="Arial" w:hAnsi="Arial" w:cs="Arial"/>
          <w:sz w:val="18"/>
          <w:szCs w:val="18"/>
        </w:rPr>
        <w:t>.</w:t>
      </w:r>
      <w:ins w:id="21" w:author="Tim Williams" w:date="2017-08-14T15:20:00Z">
        <w:r w:rsidR="004E14CF">
          <w:rPr>
            <w:rFonts w:ascii="Arial" w:hAnsi="Arial" w:cs="Arial"/>
            <w:sz w:val="18"/>
            <w:szCs w:val="18"/>
          </w:rPr>
          <w:t xml:space="preserve"> </w:t>
        </w:r>
      </w:ins>
      <w:ins w:id="22" w:author="Tim Williams" w:date="2017-08-14T15:19:00Z">
        <w:r w:rsidR="004E14CF">
          <w:rPr>
            <w:rFonts w:ascii="Arial" w:hAnsi="Arial" w:cs="Arial"/>
            <w:sz w:val="18"/>
            <w:szCs w:val="18"/>
          </w:rPr>
          <w:t>I</w:t>
        </w:r>
        <w:r w:rsidR="004E14CF" w:rsidRPr="009C0756">
          <w:rPr>
            <w:rFonts w:ascii="Arial" w:hAnsi="Arial" w:cs="Arial"/>
            <w:sz w:val="18"/>
            <w:szCs w:val="18"/>
          </w:rPr>
          <w:t>nconsistent implementation across sponsors is widespread</w:t>
        </w:r>
      </w:ins>
      <w:ins w:id="23" w:author="Tim Williams" w:date="2017-08-15T13:43:00Z">
        <w:r w:rsidR="0056731E">
          <w:rPr>
            <w:rFonts w:ascii="Arial" w:hAnsi="Arial" w:cs="Arial"/>
            <w:sz w:val="18"/>
            <w:szCs w:val="18"/>
          </w:rPr>
          <w:t xml:space="preserve">. A recent survey </w:t>
        </w:r>
      </w:ins>
      <w:customXmlInsRangeStart w:id="24" w:author="Tim Williams" w:date="2017-08-15T13:43:00Z"/>
      <w:sdt>
        <w:sdtPr>
          <w:rPr>
            <w:rFonts w:ascii="Arial" w:hAnsi="Arial" w:cs="Arial"/>
            <w:sz w:val="18"/>
            <w:szCs w:val="18"/>
          </w:rPr>
          <w:id w:val="918748370"/>
          <w:citation/>
        </w:sdtPr>
        <w:sdtContent>
          <w:customXmlInsRangeEnd w:id="24"/>
          <w:ins w:id="25" w:author="Tim Williams" w:date="2017-08-15T13:43:00Z">
            <w:r w:rsidR="0056731E">
              <w:rPr>
                <w:rFonts w:ascii="Arial" w:hAnsi="Arial" w:cs="Arial"/>
                <w:sz w:val="18"/>
                <w:szCs w:val="18"/>
              </w:rPr>
              <w:fldChar w:fldCharType="begin"/>
            </w:r>
            <w:r w:rsidR="0056731E">
              <w:rPr>
                <w:rFonts w:ascii="Arial" w:hAnsi="Arial" w:cs="Arial"/>
                <w:sz w:val="18"/>
                <w:szCs w:val="18"/>
              </w:rPr>
              <w:instrText xml:space="preserve"> CITATION Cry17 \l 1033 </w:instrText>
            </w:r>
          </w:ins>
          <w:r w:rsidR="0056731E">
            <w:rPr>
              <w:rFonts w:ascii="Arial" w:hAnsi="Arial" w:cs="Arial"/>
              <w:sz w:val="18"/>
              <w:szCs w:val="18"/>
            </w:rPr>
            <w:fldChar w:fldCharType="separate"/>
          </w:r>
          <w:ins w:id="26" w:author="Tim Williams" w:date="2017-08-15T13:43:00Z">
            <w:r w:rsidR="0056731E" w:rsidRPr="0056731E">
              <w:rPr>
                <w:rFonts w:ascii="Arial" w:hAnsi="Arial" w:cs="Arial"/>
                <w:noProof/>
                <w:sz w:val="18"/>
                <w:szCs w:val="18"/>
              </w:rPr>
              <w:t>(1)</w:t>
            </w:r>
            <w:r w:rsidR="0056731E">
              <w:rPr>
                <w:rFonts w:ascii="Arial" w:hAnsi="Arial" w:cs="Arial"/>
                <w:sz w:val="18"/>
                <w:szCs w:val="18"/>
              </w:rPr>
              <w:fldChar w:fldCharType="end"/>
            </w:r>
          </w:ins>
          <w:customXmlInsRangeStart w:id="27" w:author="Tim Williams" w:date="2017-08-15T13:43:00Z"/>
        </w:sdtContent>
      </w:sdt>
      <w:customXmlInsRangeEnd w:id="27"/>
      <w:ins w:id="28" w:author="Tim Williams" w:date="2017-08-15T13:43:00Z">
        <w:r w:rsidR="0056731E">
          <w:rPr>
            <w:rFonts w:ascii="Arial" w:hAnsi="Arial" w:cs="Arial"/>
            <w:sz w:val="18"/>
            <w:szCs w:val="18"/>
          </w:rPr>
          <w:t xml:space="preserve"> showed 26% of CDER SDTM applications had at least one </w:t>
        </w:r>
        <w:proofErr w:type="spellStart"/>
        <w:r w:rsidR="0056731E">
          <w:rPr>
            <w:rFonts w:ascii="Arial" w:hAnsi="Arial" w:cs="Arial"/>
            <w:sz w:val="18"/>
            <w:szCs w:val="18"/>
          </w:rPr>
          <w:t>error.</w:t>
        </w:r>
      </w:ins>
    </w:p>
    <w:p w14:paraId="6DE18E16" w14:textId="77777777" w:rsidR="0056731E" w:rsidRDefault="0056731E" w:rsidP="007436F2">
      <w:pPr>
        <w:jc w:val="both"/>
        <w:rPr>
          <w:rFonts w:ascii="Arial" w:hAnsi="Arial" w:cs="Arial"/>
          <w:sz w:val="18"/>
          <w:szCs w:val="18"/>
        </w:rPr>
      </w:pPr>
      <w:proofErr w:type="spellEnd"/>
    </w:p>
    <w:p w14:paraId="4C241123" w14:textId="3AA0607F"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standardized data representation and implementation. The design of each SDTM domain was chosen to represent discrete categories of information. DM is the primary source of demographics information, yet by design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representative values for the study (STUDYID), treatment arm information (not just arm, but also the coded value for ARM, ARMCD)</w:t>
      </w:r>
      <w:del w:id="29" w:author="Tim Williams" w:date="2017-08-14T15:26:00Z">
        <w:r w:rsidRPr="009C0756" w:rsidDel="00666A45">
          <w:rPr>
            <w:rFonts w:ascii="Arial" w:hAnsi="Arial" w:cs="Arial"/>
            <w:sz w:val="18"/>
            <w:szCs w:val="18"/>
          </w:rPr>
          <w:delText xml:space="preserve"> </w:delText>
        </w:r>
      </w:del>
      <w:r w:rsidRPr="009C0756">
        <w:rPr>
          <w:rFonts w:ascii="Arial" w:hAnsi="Arial" w:cs="Arial"/>
          <w:sz w:val="18"/>
          <w:szCs w:val="18"/>
        </w:rPr>
        <w:t>, and units for the age column.  These individual concepts are best modeled independently</w:t>
      </w:r>
      <w:del w:id="30" w:author="Tim Williams" w:date="2017-08-15T13:48:00Z">
        <w:r w:rsidRPr="009C0756" w:rsidDel="001C12D2">
          <w:rPr>
            <w:rFonts w:ascii="Arial" w:hAnsi="Arial" w:cs="Arial"/>
            <w:sz w:val="18"/>
            <w:szCs w:val="18"/>
          </w:rPr>
          <w:delText xml:space="preserve"> for each type of concept they represent</w:delText>
        </w:r>
      </w:del>
      <w:r w:rsidRPr="009C0756">
        <w:rPr>
          <w:rFonts w:ascii="Arial" w:hAnsi="Arial" w:cs="Arial"/>
          <w:sz w:val="18"/>
          <w:szCs w:val="18"/>
        </w:rPr>
        <w:t>, w</w:t>
      </w:r>
      <w:ins w:id="31" w:author="Tim Williams" w:date="2017-08-15T13:48:00Z">
        <w:r w:rsidR="001C12D2">
          <w:rPr>
            <w:rFonts w:ascii="Arial" w:hAnsi="Arial" w:cs="Arial"/>
            <w:sz w:val="18"/>
            <w:szCs w:val="18"/>
          </w:rPr>
          <w:t xml:space="preserve">hich also results in </w:t>
        </w:r>
      </w:ins>
      <w:del w:id="32" w:author="Tim Williams" w:date="2017-08-15T13:48:00Z">
        <w:r w:rsidRPr="009C0756" w:rsidDel="001C12D2">
          <w:rPr>
            <w:rFonts w:ascii="Arial" w:hAnsi="Arial" w:cs="Arial"/>
            <w:sz w:val="18"/>
            <w:szCs w:val="18"/>
          </w:rPr>
          <w:delText>i</w:delText>
        </w:r>
      </w:del>
      <w:del w:id="33" w:author="Tim Williams" w:date="2017-08-15T13:49:00Z">
        <w:r w:rsidRPr="009C0756" w:rsidDel="001C12D2">
          <w:rPr>
            <w:rFonts w:ascii="Arial" w:hAnsi="Arial" w:cs="Arial"/>
            <w:sz w:val="18"/>
            <w:szCs w:val="18"/>
          </w:rPr>
          <w:delText xml:space="preserve">th </w:delText>
        </w:r>
      </w:del>
      <w:r w:rsidRPr="009C0756">
        <w:rPr>
          <w:rFonts w:ascii="Arial" w:hAnsi="Arial" w:cs="Arial"/>
          <w:sz w:val="18"/>
          <w:szCs w:val="18"/>
        </w:rPr>
        <w:t>decreas</w:t>
      </w:r>
      <w:ins w:id="34" w:author="Tim Williams" w:date="2017-08-15T13:49:00Z">
        <w:r w:rsidR="001C12D2">
          <w:rPr>
            <w:rFonts w:ascii="Arial" w:hAnsi="Arial" w:cs="Arial"/>
            <w:sz w:val="18"/>
            <w:szCs w:val="18"/>
          </w:rPr>
          <w:t>ed</w:t>
        </w:r>
      </w:ins>
      <w:del w:id="35" w:author="Tim Williams" w:date="2017-08-15T13:49:00Z">
        <w:r w:rsidR="0056731E" w:rsidDel="001C12D2">
          <w:rPr>
            <w:rFonts w:ascii="Arial" w:hAnsi="Arial" w:cs="Arial"/>
            <w:sz w:val="18"/>
            <w:szCs w:val="18"/>
          </w:rPr>
          <w:delText>ing</w:delText>
        </w:r>
      </w:del>
      <w:r w:rsidR="00666A45">
        <w:rPr>
          <w:rFonts w:ascii="Arial" w:hAnsi="Arial" w:cs="Arial"/>
          <w:sz w:val="18"/>
          <w:szCs w:val="18"/>
        </w:rPr>
        <w:t xml:space="preserve"> </w:t>
      </w:r>
      <w:r w:rsidRPr="009C0756">
        <w:rPr>
          <w:rFonts w:ascii="Arial" w:hAnsi="Arial" w:cs="Arial"/>
          <w:sz w:val="18"/>
          <w:szCs w:val="18"/>
        </w:rPr>
        <w:t>redundancy</w:t>
      </w:r>
      <w:del w:id="36" w:author="Tim Williams" w:date="2017-08-14T15:27:00Z">
        <w:r w:rsidRPr="009C0756" w:rsidDel="00666A45">
          <w:rPr>
            <w:rFonts w:ascii="Arial" w:hAnsi="Arial" w:cs="Arial"/>
            <w:sz w:val="18"/>
            <w:szCs w:val="18"/>
          </w:rPr>
          <w:delText xml:space="preserve"> in the data</w:delText>
        </w:r>
      </w:del>
      <w:r w:rsidRPr="009C0756">
        <w:rPr>
          <w:rFonts w:ascii="Arial" w:hAnsi="Arial" w:cs="Arial"/>
          <w:sz w:val="18"/>
          <w:szCs w:val="18"/>
        </w:rPr>
        <w:t xml:space="preserve">. Similar arguments can be made for each domain in SDTM, </w:t>
      </w:r>
      <w:del w:id="37" w:author="Tim Williams" w:date="2017-08-14T15:27:00Z">
        <w:r w:rsidRPr="009C0756" w:rsidDel="00666A45">
          <w:rPr>
            <w:rFonts w:ascii="Arial" w:hAnsi="Arial" w:cs="Arial"/>
            <w:sz w:val="18"/>
            <w:szCs w:val="18"/>
          </w:rPr>
          <w:delText xml:space="preserve">and </w:delText>
        </w:r>
      </w:del>
      <w:r w:rsidRPr="009C0756">
        <w:rPr>
          <w:rFonts w:ascii="Arial" w:hAnsi="Arial" w:cs="Arial"/>
          <w:sz w:val="18"/>
          <w:szCs w:val="18"/>
        </w:rPr>
        <w:t xml:space="preserve">especially </w:t>
      </w:r>
      <w:ins w:id="38" w:author="Tim Williams" w:date="2017-08-14T15:27:00Z">
        <w:r w:rsidR="00666A45">
          <w:rPr>
            <w:rFonts w:ascii="Arial" w:hAnsi="Arial" w:cs="Arial"/>
            <w:sz w:val="18"/>
            <w:szCs w:val="18"/>
          </w:rPr>
          <w:t xml:space="preserve">when considering </w:t>
        </w:r>
      </w:ins>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61E3D69C" w:rsidR="00720016" w:rsidRPr="009C0756" w:rsidRDefault="00720016" w:rsidP="00EE1248">
      <w:pPr>
        <w:rPr>
          <w:rFonts w:ascii="Arial" w:hAnsi="Arial" w:cs="Arial"/>
          <w:sz w:val="18"/>
          <w:szCs w:val="18"/>
        </w:rPr>
      </w:pPr>
      <w:r w:rsidRPr="009C0756">
        <w:rPr>
          <w:rFonts w:ascii="Arial" w:hAnsi="Arial" w:cs="Arial"/>
          <w:sz w:val="18"/>
          <w:szCs w:val="18"/>
        </w:rPr>
        <w:t>Additional issues include:</w:t>
      </w:r>
    </w:p>
    <w:p w14:paraId="6B91E60C" w14:textId="1B5136C5" w:rsidR="00546D7C" w:rsidRPr="009C0756" w:rsidRDefault="00546D7C" w:rsidP="00EE1248">
      <w:pPr>
        <w:rPr>
          <w:rFonts w:ascii="Arial" w:hAnsi="Arial" w:cs="Arial"/>
          <w:sz w:val="18"/>
          <w:szCs w:val="18"/>
        </w:rPr>
      </w:pPr>
    </w:p>
    <w:p w14:paraId="1739B13D" w14:textId="742396C0" w:rsidR="00546D7C"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lastRenderedPageBreak/>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08AB01D5" w14:textId="5FF08420" w:rsidR="005174CA" w:rsidRPr="009B16D2"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038E15C0" w:rsidR="001C77F8"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Separation of coding and terminology from the instance data</w:t>
      </w:r>
    </w:p>
    <w:p w14:paraId="48E456CA" w14:textId="26495C3F" w:rsidR="000F19B4" w:rsidRDefault="000F19B4" w:rsidP="00C214A3">
      <w:pPr>
        <w:pStyle w:val="PaperBody"/>
        <w:widowControl/>
        <w:spacing w:before="0"/>
        <w:jc w:val="both"/>
        <w:rPr>
          <w:ins w:id="39" w:author="Tim Williams" w:date="2017-08-14T15:25:00Z"/>
          <w:rFonts w:ascii="Arial" w:hAnsi="Arial" w:cs="Arial"/>
          <w:szCs w:val="18"/>
        </w:rPr>
      </w:pPr>
    </w:p>
    <w:p w14:paraId="7EBF64CF" w14:textId="77777777" w:rsidR="00666A45" w:rsidRPr="009C0756" w:rsidRDefault="00666A45" w:rsidP="00666A45">
      <w:pPr>
        <w:jc w:val="both"/>
        <w:rPr>
          <w:ins w:id="40" w:author="Tim Williams" w:date="2017-08-14T15:25:00Z"/>
          <w:rFonts w:ascii="Arial" w:hAnsi="Arial" w:cs="Arial"/>
          <w:sz w:val="18"/>
          <w:szCs w:val="18"/>
        </w:rPr>
      </w:pPr>
      <w:ins w:id="41" w:author="Tim Williams" w:date="2017-08-14T15:25:00Z">
        <w:r>
          <w:rPr>
            <w:rFonts w:ascii="Arial" w:hAnsi="Arial" w:cs="Arial"/>
            <w:sz w:val="18"/>
            <w:szCs w:val="18"/>
          </w:rPr>
          <w:t xml:space="preserve">When 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w:t>
        </w:r>
        <w:commentRangeStart w:id="42"/>
        <w:r w:rsidRPr="009C0756">
          <w:rPr>
            <w:rFonts w:ascii="Arial" w:hAnsi="Arial" w:cs="Arial"/>
            <w:sz w:val="18"/>
            <w:szCs w:val="18"/>
          </w:rPr>
          <w:t>challenges</w:t>
        </w:r>
      </w:ins>
      <w:commentRangeEnd w:id="42"/>
      <w:ins w:id="43" w:author="Tim Williams" w:date="2017-08-14T15:28:00Z">
        <w:r>
          <w:rPr>
            <w:rStyle w:val="CommentReference"/>
          </w:rPr>
          <w:commentReference w:id="42"/>
        </w:r>
      </w:ins>
      <w:ins w:id="44" w:author="Tim Williams" w:date="2017-08-14T15:25:00Z">
        <w:r w:rsidRPr="009C0756">
          <w:rPr>
            <w:rFonts w:ascii="Arial" w:hAnsi="Arial" w:cs="Arial"/>
            <w:sz w:val="18"/>
            <w:szCs w:val="18"/>
          </w:rPr>
          <w:t xml:space="preserve">. </w:t>
        </w:r>
      </w:ins>
    </w:p>
    <w:p w14:paraId="6764A291" w14:textId="64C4493C" w:rsidR="00666A45" w:rsidRDefault="00666A45" w:rsidP="00C214A3">
      <w:pPr>
        <w:pStyle w:val="PaperBody"/>
        <w:widowControl/>
        <w:spacing w:before="0"/>
        <w:jc w:val="both"/>
        <w:rPr>
          <w:ins w:id="45" w:author="Tim Williams" w:date="2017-08-14T15:25:00Z"/>
          <w:rFonts w:ascii="Arial" w:hAnsi="Arial" w:cs="Arial"/>
          <w:szCs w:val="18"/>
        </w:rPr>
      </w:pPr>
    </w:p>
    <w:p w14:paraId="593A80C0" w14:textId="77777777" w:rsidR="00666A45" w:rsidRDefault="00666A45" w:rsidP="00C214A3">
      <w:pPr>
        <w:pStyle w:val="PaperBody"/>
        <w:widowControl/>
        <w:spacing w:before="0"/>
        <w:jc w:val="both"/>
        <w:rPr>
          <w:ins w:id="46" w:author="Tim Williams" w:date="2017-08-14T15:24:00Z"/>
          <w:rFonts w:ascii="Arial" w:hAnsi="Arial" w:cs="Arial"/>
          <w:szCs w:val="18"/>
        </w:rPr>
      </w:pPr>
    </w:p>
    <w:p w14:paraId="4285AE00" w14:textId="77777777" w:rsidR="00666A45" w:rsidRDefault="00666A45" w:rsidP="00666A45">
      <w:pPr>
        <w:jc w:val="both"/>
        <w:rPr>
          <w:rFonts w:ascii="Arial" w:hAnsi="Arial" w:cs="Arial"/>
          <w:sz w:val="18"/>
          <w:szCs w:val="18"/>
        </w:rPr>
      </w:pPr>
      <w:r w:rsidRPr="009C0756">
        <w:rPr>
          <w:rFonts w:ascii="Arial" w:hAnsi="Arial" w:cs="Arial"/>
          <w:sz w:val="18"/>
          <w:szCs w:val="18"/>
        </w:rPr>
        <w:t xml:space="preserve">The CDISC efforts brought much needed standardization to the industry and has laid the groundwork for what needs to come next: a paradigm shift to flexible, freely available, multidimensional data models with integrated metadata and rule sets. </w:t>
      </w:r>
    </w:p>
    <w:p w14:paraId="33D595F7" w14:textId="189BB255" w:rsidR="00666A45" w:rsidRDefault="00666A45" w:rsidP="00C214A3">
      <w:pPr>
        <w:pStyle w:val="PaperBody"/>
        <w:widowControl/>
        <w:spacing w:before="0"/>
        <w:jc w:val="both"/>
        <w:rPr>
          <w:ins w:id="47" w:author="Tim Williams" w:date="2017-08-14T15:24:00Z"/>
          <w:rFonts w:ascii="Arial" w:hAnsi="Arial" w:cs="Arial"/>
          <w:szCs w:val="18"/>
        </w:rPr>
      </w:pP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786F5393"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ins w:id="48" w:author="Tim Williams" w:date="2017-08-14T16:18:00Z">
        <w:r w:rsidR="00900B5C">
          <w:rPr>
            <w:rFonts w:ascii="Arial" w:hAnsi="Arial" w:cs="Arial"/>
            <w:szCs w:val="18"/>
          </w:rPr>
          <w:t>Resource Description Framework (</w:t>
        </w:r>
      </w:ins>
      <w:r>
        <w:rPr>
          <w:rFonts w:ascii="Arial" w:hAnsi="Arial" w:cs="Arial"/>
          <w:szCs w:val="18"/>
        </w:rPr>
        <w:t>RDF</w:t>
      </w:r>
      <w:ins w:id="49" w:author="Tim Williams" w:date="2017-08-14T16:18:00Z">
        <w:r w:rsidR="00900B5C">
          <w:rPr>
            <w:rFonts w:ascii="Arial" w:hAnsi="Arial" w:cs="Arial"/>
            <w:szCs w:val="18"/>
          </w:rPr>
          <w:t>)</w:t>
        </w:r>
      </w:ins>
      <w:r>
        <w:rPr>
          <w:rFonts w:ascii="Arial" w:hAnsi="Arial" w:cs="Arial"/>
          <w:szCs w:val="18"/>
        </w:rPr>
        <w:t xml:space="preserve"> </w:t>
      </w:r>
      <w:ins w:id="50" w:author="Tim Williams" w:date="2017-08-14T16:18:00Z">
        <w:r w:rsidR="006E27B7">
          <w:rPr>
            <w:rFonts w:ascii="Arial" w:hAnsi="Arial" w:cs="Arial"/>
            <w:szCs w:val="18"/>
          </w:rPr>
          <w:t>can remedy m</w:t>
        </w:r>
        <w:r w:rsidR="00900B5C">
          <w:rPr>
            <w:rFonts w:ascii="Arial" w:hAnsi="Arial" w:cs="Arial"/>
            <w:szCs w:val="18"/>
          </w:rPr>
          <w:t xml:space="preserve">any of </w:t>
        </w:r>
      </w:ins>
      <w:del w:id="51" w:author="Tim Williams" w:date="2017-08-14T16:18:00Z">
        <w:r w:rsidDel="00900B5C">
          <w:rPr>
            <w:rFonts w:ascii="Arial" w:hAnsi="Arial" w:cs="Arial"/>
            <w:szCs w:val="18"/>
          </w:rPr>
          <w:delText xml:space="preserve">provides a solution to </w:delText>
        </w:r>
      </w:del>
      <w:r>
        <w:rPr>
          <w:rFonts w:ascii="Arial" w:hAnsi="Arial" w:cs="Arial"/>
          <w:szCs w:val="18"/>
        </w:rPr>
        <w:t xml:space="preserve">the limitations </w:t>
      </w:r>
      <w:ins w:id="52" w:author="Tim Williams" w:date="2017-08-15T14:02:00Z">
        <w:r w:rsidR="006E27B7">
          <w:rPr>
            <w:rFonts w:ascii="Arial" w:hAnsi="Arial" w:cs="Arial"/>
            <w:szCs w:val="18"/>
          </w:rPr>
          <w:t>of</w:t>
        </w:r>
      </w:ins>
      <w:del w:id="53" w:author="Tim Williams" w:date="2017-08-15T14:02:00Z">
        <w:r w:rsidDel="006E27B7">
          <w:rPr>
            <w:rFonts w:ascii="Arial" w:hAnsi="Arial" w:cs="Arial"/>
            <w:szCs w:val="18"/>
          </w:rPr>
          <w:delText>in</w:delText>
        </w:r>
      </w:del>
      <w:r>
        <w:rPr>
          <w:rFonts w:ascii="Arial" w:hAnsi="Arial" w:cs="Arial"/>
          <w:szCs w:val="18"/>
        </w:rPr>
        <w:t xml:space="preserve">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trials concepts, entities</w:t>
      </w:r>
      <w:ins w:id="54" w:author="Tim Williams" w:date="2017-08-14T16:19:00Z">
        <w:r w:rsidR="00900B5C">
          <w:rPr>
            <w:rFonts w:ascii="Arial" w:hAnsi="Arial" w:cs="Arial"/>
            <w:szCs w:val="18"/>
          </w:rPr>
          <w:t>,</w:t>
        </w:r>
      </w:ins>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ins w:id="55" w:author="Tim Williams" w:date="2017-08-14T16:19:00Z">
        <w:r w:rsidR="00900B5C">
          <w:rPr>
            <w:rFonts w:ascii="Arial" w:hAnsi="Arial" w:cs="Arial"/>
            <w:szCs w:val="18"/>
          </w:rPr>
          <w:t>,</w:t>
        </w:r>
      </w:ins>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ins w:id="56" w:author="Tim Williams" w:date="2017-08-14T16:19:00Z">
        <w:r w:rsidR="00900B5C">
          <w:rPr>
            <w:rFonts w:ascii="Arial" w:hAnsi="Arial" w:cs="Arial"/>
            <w:szCs w:val="18"/>
          </w:rPr>
          <w:t xml:space="preserve"> - all </w:t>
        </w:r>
      </w:ins>
      <w:del w:id="57" w:author="Tim Williams" w:date="2017-08-14T16:19:00Z">
        <w:r w:rsidR="006C35C5" w:rsidDel="00900B5C">
          <w:rPr>
            <w:rFonts w:ascii="Arial" w:hAnsi="Arial" w:cs="Arial"/>
            <w:szCs w:val="18"/>
          </w:rPr>
          <w:delText xml:space="preserve"> </w:delText>
        </w:r>
      </w:del>
      <w:r w:rsidR="006C35C5">
        <w:rPr>
          <w:rFonts w:ascii="Arial" w:hAnsi="Arial" w:cs="Arial"/>
          <w:szCs w:val="18"/>
        </w:rPr>
        <w:t xml:space="preserve">intimately connected with results </w:t>
      </w:r>
      <w:r w:rsidR="006272E2">
        <w:rPr>
          <w:rFonts w:ascii="Arial" w:hAnsi="Arial" w:cs="Arial"/>
          <w:szCs w:val="18"/>
        </w:rPr>
        <w:t>data. When validation rules are employed on top 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clinical trials results data for submissions and use within organizations.</w:t>
      </w:r>
    </w:p>
    <w:p w14:paraId="5CBFF1F9" w14:textId="7207C7E9" w:rsidR="005F2DD6" w:rsidRDefault="005F2DD6" w:rsidP="00C214A3">
      <w:pPr>
        <w:pStyle w:val="PaperBody"/>
        <w:widowControl/>
        <w:spacing w:before="0"/>
        <w:jc w:val="both"/>
        <w:rPr>
          <w:ins w:id="58" w:author="Tim Williams" w:date="2017-08-14T15:34:00Z"/>
          <w:rFonts w:ascii="Arial" w:hAnsi="Arial" w:cs="Arial"/>
          <w:szCs w:val="18"/>
        </w:rPr>
      </w:pPr>
    </w:p>
    <w:p w14:paraId="3CCDE91D" w14:textId="77777777" w:rsidR="00F3731B" w:rsidRDefault="00F3731B" w:rsidP="00C214A3">
      <w:pPr>
        <w:pStyle w:val="PaperBody"/>
        <w:widowControl/>
        <w:spacing w:before="0"/>
        <w:jc w:val="both"/>
        <w:rPr>
          <w:rFonts w:ascii="Arial" w:hAnsi="Arial" w:cs="Arial"/>
          <w:szCs w:val="18"/>
        </w:rPr>
      </w:pPr>
    </w:p>
    <w:p w14:paraId="4E8484C3" w14:textId="1A75E541"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del w:id="59" w:author="Tim Williams" w:date="2017-08-14T16:19:00Z">
        <w:r w:rsidDel="00900B5C">
          <w:rPr>
            <w:rFonts w:ascii="Arial" w:hAnsi="Arial" w:cs="Arial"/>
            <w:szCs w:val="18"/>
          </w:rPr>
          <w:delText xml:space="preserve">is </w:delText>
        </w:r>
      </w:del>
      <w:r>
        <w:rPr>
          <w:rFonts w:ascii="Arial" w:hAnsi="Arial" w:cs="Arial"/>
          <w:szCs w:val="18"/>
        </w:rPr>
        <w:t xml:space="preserve">also </w:t>
      </w:r>
      <w:ins w:id="60" w:author="Tim Williams" w:date="2017-08-14T16:19:00Z">
        <w:r w:rsidR="00900B5C">
          <w:rPr>
            <w:rFonts w:ascii="Arial" w:hAnsi="Arial" w:cs="Arial"/>
            <w:szCs w:val="18"/>
          </w:rPr>
          <w:t xml:space="preserve">addresses the shortcomings of </w:t>
        </w:r>
      </w:ins>
      <w:del w:id="61" w:author="Tim Williams" w:date="2017-08-14T16:19:00Z">
        <w:r w:rsidR="004F3EA2" w:rsidDel="00900B5C">
          <w:rPr>
            <w:rFonts w:ascii="Arial" w:hAnsi="Arial" w:cs="Arial"/>
            <w:szCs w:val="18"/>
          </w:rPr>
          <w:delText xml:space="preserve">a potential solution to the many issues facing </w:delText>
        </w:r>
      </w:del>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6E27B7" w:rsidRPr="006E27B7">
            <w:rPr>
              <w:rFonts w:ascii="Arial" w:hAnsi="Arial" w:cs="Arial"/>
              <w:noProof/>
              <w:szCs w:val="18"/>
            </w:rPr>
            <w:t>(4)</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ins w:id="62" w:author="Tim Williams" w:date="2017-08-14T16:20:00Z">
        <w:r w:rsidR="00872A66">
          <w:rPr>
            <w:rFonts w:ascii="Arial" w:hAnsi="Arial" w:cs="Arial"/>
            <w:szCs w:val="18"/>
          </w:rPr>
          <w:t>as SAS XPT</w:t>
        </w:r>
      </w:ins>
      <w:del w:id="63" w:author="Tim Williams" w:date="2017-08-15T14:02:00Z">
        <w:r w:rsidR="00D31272" w:rsidDel="006E27B7">
          <w:rPr>
            <w:rFonts w:ascii="Arial" w:hAnsi="Arial" w:cs="Arial"/>
            <w:szCs w:val="18"/>
          </w:rPr>
          <w:delText>.</w:delText>
        </w:r>
      </w:del>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w:t>
      </w:r>
      <w:proofErr w:type="spellStart"/>
      <w:r>
        <w:rPr>
          <w:rFonts w:ascii="Arial" w:hAnsi="Arial" w:cs="Arial"/>
          <w:sz w:val="20"/>
          <w:szCs w:val="20"/>
        </w:rPr>
        <w:t>CTDasRDF</w:t>
      </w:r>
      <w:proofErr w:type="spellEnd"/>
      <w:r>
        <w:rPr>
          <w:rFonts w:ascii="Arial" w:hAnsi="Arial" w:cs="Arial"/>
          <w:sz w:val="20"/>
          <w:szCs w:val="20"/>
        </w:rPr>
        <w:t>)</w:t>
      </w:r>
      <w:r w:rsidRPr="00EE1248">
        <w:rPr>
          <w:rFonts w:ascii="Arial" w:hAnsi="Arial" w:cs="Arial"/>
          <w:sz w:val="20"/>
          <w:szCs w:val="20"/>
        </w:rPr>
        <w:t xml:space="preserve"> </w:t>
      </w:r>
    </w:p>
    <w:p w14:paraId="34C4CEBD" w14:textId="17A16C47"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w:t>
      </w:r>
      <w:proofErr w:type="spellStart"/>
      <w:r>
        <w:rPr>
          <w:rFonts w:ascii="Arial" w:hAnsi="Arial" w:cs="Arial"/>
          <w:szCs w:val="18"/>
        </w:rPr>
        <w:t>CTDasRDF</w:t>
      </w:r>
      <w:proofErr w:type="spellEnd"/>
      <w:r>
        <w:rPr>
          <w:rFonts w:ascii="Arial" w:hAnsi="Arial" w:cs="Arial"/>
          <w:szCs w:val="18"/>
        </w:rPr>
        <w:t xml:space="preserve"> </w:t>
      </w:r>
      <w:r w:rsidR="009C517C">
        <w:rPr>
          <w:rFonts w:ascii="Arial" w:hAnsi="Arial" w:cs="Arial"/>
          <w:szCs w:val="18"/>
        </w:rPr>
        <w:t xml:space="preserve">project </w:t>
      </w:r>
      <w:ins w:id="64" w:author="Tim Williams" w:date="2017-08-15T14:03:00Z">
        <w:r w:rsidR="006E27B7">
          <w:rPr>
            <w:rFonts w:ascii="Arial" w:hAnsi="Arial" w:cs="Arial"/>
            <w:szCs w:val="18"/>
          </w:rPr>
          <w:t xml:space="preserve">was initiated </w:t>
        </w:r>
        <w:proofErr w:type="gramStart"/>
        <w:r w:rsidR="006E27B7">
          <w:rPr>
            <w:rFonts w:ascii="Arial" w:hAnsi="Arial" w:cs="Arial"/>
            <w:szCs w:val="18"/>
          </w:rPr>
          <w:t xml:space="preserve">at </w:t>
        </w:r>
      </w:ins>
      <w:r>
        <w:rPr>
          <w:rFonts w:ascii="Arial" w:hAnsi="Arial" w:cs="Arial"/>
          <w:szCs w:val="18"/>
        </w:rPr>
        <w:t xml:space="preserve"> the</w:t>
      </w:r>
      <w:proofErr w:type="gramEnd"/>
      <w:r>
        <w:rPr>
          <w:rFonts w:ascii="Arial" w:hAnsi="Arial" w:cs="Arial"/>
          <w:szCs w:val="18"/>
        </w:rPr>
        <w:t xml:space="preserve"> PhUSE CSS conference in Silver Spring Maryland on March, 2017</w:t>
      </w:r>
      <w:ins w:id="65" w:author="Tim Williams" w:date="2017-08-15T14:04:00Z">
        <w:r w:rsidR="006E27B7">
          <w:rPr>
            <w:rFonts w:ascii="Arial" w:hAnsi="Arial" w:cs="Arial"/>
            <w:szCs w:val="18"/>
          </w:rPr>
          <w:t xml:space="preserve"> to investigate the ability of Linked Data to address the challenges inherent in </w:t>
        </w:r>
      </w:ins>
      <w:ins w:id="66" w:author="Tim Williams" w:date="2017-08-15T14:05:00Z">
        <w:r w:rsidR="006E27B7">
          <w:rPr>
            <w:rFonts w:ascii="Arial" w:hAnsi="Arial" w:cs="Arial"/>
            <w:szCs w:val="18"/>
          </w:rPr>
          <w:t xml:space="preserve">the </w:t>
        </w:r>
      </w:ins>
      <w:ins w:id="67" w:author="Tim Williams" w:date="2017-08-15T14:04:00Z">
        <w:r w:rsidR="006E27B7">
          <w:rPr>
            <w:rFonts w:ascii="Arial" w:hAnsi="Arial" w:cs="Arial"/>
            <w:szCs w:val="18"/>
          </w:rPr>
          <w:t xml:space="preserve">current </w:t>
        </w:r>
      </w:ins>
      <w:ins w:id="68" w:author="Tim Williams" w:date="2017-08-15T14:05:00Z">
        <w:r w:rsidR="006E27B7">
          <w:rPr>
            <w:rFonts w:ascii="Arial" w:hAnsi="Arial" w:cs="Arial"/>
            <w:szCs w:val="18"/>
          </w:rPr>
          <w:t>standards</w:t>
        </w:r>
      </w:ins>
      <w:r>
        <w:rPr>
          <w:rFonts w:ascii="Arial" w:hAnsi="Arial" w:cs="Arial"/>
          <w:szCs w:val="18"/>
        </w:rPr>
        <w:t>.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667D06" w:rsidRPr="009C0756">
            <w:rPr>
              <w:rFonts w:ascii="Arial" w:hAnsi="Arial" w:cs="Arial"/>
              <w:szCs w:val="18"/>
            </w:rPr>
            <w:instrText xml:space="preserve"> CITATION Dec11 \l 1033 </w:instrText>
          </w:r>
          <w:r w:rsidR="00667D06" w:rsidRPr="009C0756">
            <w:rPr>
              <w:rFonts w:ascii="Arial" w:hAnsi="Arial" w:cs="Arial"/>
              <w:szCs w:val="18"/>
            </w:rPr>
            <w:fldChar w:fldCharType="separate"/>
          </w:r>
          <w:r w:rsidR="006E27B7">
            <w:rPr>
              <w:rFonts w:ascii="Arial" w:hAnsi="Arial" w:cs="Arial"/>
              <w:noProof/>
              <w:szCs w:val="18"/>
            </w:rPr>
            <w:t xml:space="preserve"> </w:t>
          </w:r>
          <w:r w:rsidR="006E27B7" w:rsidRPr="00E5086D">
            <w:rPr>
              <w:rFonts w:ascii="Arial" w:hAnsi="Arial" w:cs="Arial"/>
              <w:noProof/>
              <w:szCs w:val="18"/>
            </w:rPr>
            <w:t>(3)</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w:t>
      </w:r>
      <w:proofErr w:type="spellStart"/>
      <w:r>
        <w:rPr>
          <w:rFonts w:ascii="Arial" w:hAnsi="Arial" w:cs="Arial"/>
          <w:szCs w:val="18"/>
        </w:rPr>
        <w:t>ADaM</w:t>
      </w:r>
      <w:proofErr w:type="spellEnd"/>
      <w:r>
        <w:rPr>
          <w:rFonts w:ascii="Arial" w:hAnsi="Arial" w:cs="Arial"/>
          <w:szCs w:val="18"/>
        </w:rPr>
        <w:t xml:space="preserve">,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10"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0956A198"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into directly into RDF, the project </w:t>
      </w:r>
      <w:ins w:id="69" w:author="Tim Williams" w:date="2017-08-15T14:06:00Z">
        <w:r w:rsidR="006E27B7">
          <w:rPr>
            <w:rFonts w:ascii="Arial" w:hAnsi="Arial" w:cs="Arial"/>
            <w:szCs w:val="18"/>
          </w:rPr>
          <w:t xml:space="preserve">team chose to </w:t>
        </w:r>
      </w:ins>
      <w:r w:rsidR="007372F7" w:rsidRPr="009C0756">
        <w:rPr>
          <w:rFonts w:ascii="Arial" w:hAnsi="Arial" w:cs="Arial"/>
          <w:szCs w:val="18"/>
        </w:rPr>
        <w:t>model</w:t>
      </w:r>
      <w:del w:id="70" w:author="Tim Williams" w:date="2017-08-15T14:06:00Z">
        <w:r w:rsidR="00CB5295" w:rsidDel="006E27B7">
          <w:rPr>
            <w:rFonts w:ascii="Arial" w:hAnsi="Arial" w:cs="Arial"/>
            <w:szCs w:val="18"/>
          </w:rPr>
          <w:delText>s</w:delText>
        </w:r>
      </w:del>
      <w:r w:rsidR="007372F7" w:rsidRPr="009C0756">
        <w:rPr>
          <w:rFonts w:ascii="Arial" w:hAnsi="Arial" w:cs="Arial"/>
          <w:szCs w:val="18"/>
        </w:rPr>
        <w:t xml:space="preserve">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trials concepts and entities means the approach can be extended past SDTM and applied with relative ease to other standards or phases in the </w:t>
      </w:r>
      <w:r w:rsidR="007372F7" w:rsidRPr="009C0756">
        <w:rPr>
          <w:rFonts w:ascii="Arial" w:hAnsi="Arial" w:cs="Arial"/>
          <w:szCs w:val="18"/>
        </w:rPr>
        <w:t>clinical trial data lifecycle</w:t>
      </w:r>
      <w:r w:rsidR="006C35C5">
        <w:rPr>
          <w:rFonts w:ascii="Arial" w:hAnsi="Arial" w:cs="Arial"/>
          <w:szCs w:val="18"/>
        </w:rPr>
        <w:t xml:space="preserve">. </w:t>
      </w:r>
      <w:ins w:id="71" w:author="Tim Williams" w:date="2017-08-14T16:21:00Z">
        <w:r w:rsidR="00872A66">
          <w:rPr>
            <w:rFonts w:ascii="Arial" w:hAnsi="Arial" w:cs="Arial"/>
            <w:szCs w:val="18"/>
          </w:rPr>
          <w:t>When s</w:t>
        </w:r>
      </w:ins>
      <w:del w:id="72" w:author="Tim Williams" w:date="2017-08-14T16:21:00Z">
        <w:r w:rsidR="006C35C5" w:rsidDel="00872A66">
          <w:rPr>
            <w:rFonts w:ascii="Arial" w:hAnsi="Arial" w:cs="Arial"/>
            <w:szCs w:val="18"/>
          </w:rPr>
          <w:delText xml:space="preserve"> S</w:delText>
        </w:r>
      </w:del>
      <w:r w:rsidR="006C35C5">
        <w:rPr>
          <w:rFonts w:ascii="Arial" w:hAnsi="Arial" w:cs="Arial"/>
          <w:szCs w:val="18"/>
        </w:rPr>
        <w:t xml:space="preserve">tandards </w:t>
      </w:r>
      <w:ins w:id="73" w:author="Tim Williams" w:date="2017-08-14T16:21:00Z">
        <w:r w:rsidR="00872A66">
          <w:rPr>
            <w:rFonts w:ascii="Arial" w:hAnsi="Arial" w:cs="Arial"/>
            <w:szCs w:val="18"/>
          </w:rPr>
          <w:t>are</w:t>
        </w:r>
      </w:ins>
      <w:del w:id="74" w:author="Tim Williams" w:date="2017-08-14T16:21:00Z">
        <w:r w:rsidR="006C35C5" w:rsidDel="00872A66">
          <w:rPr>
            <w:rFonts w:ascii="Arial" w:hAnsi="Arial" w:cs="Arial"/>
            <w:szCs w:val="18"/>
          </w:rPr>
          <w:delText>become</w:delText>
        </w:r>
      </w:del>
      <w:r w:rsidR="006C35C5">
        <w:rPr>
          <w:rFonts w:ascii="Arial" w:hAnsi="Arial" w:cs="Arial"/>
          <w:szCs w:val="18"/>
        </w:rPr>
        <w:t xml:space="preserve"> embedded with the data and processes</w:t>
      </w:r>
      <w:del w:id="75" w:author="Tim Williams" w:date="2017-08-14T16:22:00Z">
        <w:r w:rsidR="006C35C5" w:rsidDel="00872A66">
          <w:rPr>
            <w:rFonts w:ascii="Arial" w:hAnsi="Arial" w:cs="Arial"/>
            <w:szCs w:val="18"/>
          </w:rPr>
          <w:delText>, meaning</w:delText>
        </w:r>
      </w:del>
      <w:r w:rsidR="006C35C5">
        <w:rPr>
          <w:rFonts w:ascii="Arial" w:hAnsi="Arial" w:cs="Arial"/>
          <w:szCs w:val="18"/>
        </w:rPr>
        <w:t xml:space="preserve"> they can </w:t>
      </w:r>
      <w:r w:rsidR="000C0800">
        <w:rPr>
          <w:rFonts w:ascii="Arial" w:hAnsi="Arial" w:cs="Arial"/>
          <w:szCs w:val="18"/>
        </w:rPr>
        <w:t xml:space="preserve">be applied </w:t>
      </w:r>
      <w:r w:rsidR="007372F7" w:rsidRPr="009C0756">
        <w:rPr>
          <w:rFonts w:ascii="Arial" w:hAnsi="Arial" w:cs="Arial"/>
          <w:szCs w:val="18"/>
        </w:rPr>
        <w:t>earlier</w:t>
      </w:r>
      <w:ins w:id="76" w:author="Tim Williams" w:date="2017-08-15T14:07:00Z">
        <w:r w:rsidR="006E27B7">
          <w:rPr>
            <w:rFonts w:ascii="Arial" w:hAnsi="Arial" w:cs="Arial"/>
            <w:szCs w:val="18"/>
          </w:rPr>
          <w:t xml:space="preserve"> to create data in the proper form </w:t>
        </w:r>
      </w:ins>
      <w:ins w:id="77" w:author="Tim Williams" w:date="2017-08-15T14:08:00Z">
        <w:r w:rsidR="006E27B7">
          <w:rPr>
            <w:rFonts w:ascii="Arial" w:hAnsi="Arial" w:cs="Arial"/>
            <w:szCs w:val="18"/>
          </w:rPr>
          <w:t>(in a sense, "validating as you go")</w:t>
        </w:r>
      </w:ins>
      <w:ins w:id="78" w:author="Tim Williams" w:date="2017-08-14T16:22:00Z">
        <w:r w:rsidR="00872A66">
          <w:rPr>
            <w:rFonts w:ascii="Arial" w:hAnsi="Arial" w:cs="Arial"/>
            <w:szCs w:val="18"/>
          </w:rPr>
          <w:t xml:space="preserve">, rather than </w:t>
        </w:r>
      </w:ins>
      <w:del w:id="79" w:author="Tim Williams" w:date="2017-08-14T16:22:00Z">
        <w:r w:rsidR="007372F7" w:rsidRPr="009C0756" w:rsidDel="00872A66">
          <w:rPr>
            <w:rFonts w:ascii="Arial" w:hAnsi="Arial" w:cs="Arial"/>
            <w:szCs w:val="18"/>
          </w:rPr>
          <w:delText xml:space="preserve"> in the process, instead of </w:delText>
        </w:r>
      </w:del>
      <w:r w:rsidR="007372F7" w:rsidRPr="009C0756">
        <w:rPr>
          <w:rFonts w:ascii="Arial" w:hAnsi="Arial" w:cs="Arial"/>
          <w:szCs w:val="18"/>
        </w:rPr>
        <w:t>waiting until nearer the time of the submission</w:t>
      </w:r>
      <w:ins w:id="80" w:author="Tim Williams" w:date="2017-08-15T14:08:00Z">
        <w:r w:rsidR="006E27B7">
          <w:rPr>
            <w:rFonts w:ascii="Arial" w:hAnsi="Arial" w:cs="Arial"/>
            <w:szCs w:val="18"/>
          </w:rPr>
          <w:t xml:space="preserve">. </w:t>
        </w:r>
      </w:ins>
      <w:del w:id="81" w:author="Tim Williams" w:date="2017-08-15T14:08:00Z">
        <w:r w:rsidR="007372F7" w:rsidRPr="009C0756" w:rsidDel="006E27B7">
          <w:rPr>
            <w:rFonts w:ascii="Arial" w:hAnsi="Arial" w:cs="Arial"/>
            <w:szCs w:val="18"/>
          </w:rPr>
          <w:delText xml:space="preserve"> to </w:delText>
        </w:r>
      </w:del>
      <w:del w:id="82" w:author="Tim Williams" w:date="2017-08-14T16:22:00Z">
        <w:r w:rsidR="007372F7" w:rsidRPr="009C0756" w:rsidDel="00872A66">
          <w:rPr>
            <w:rFonts w:ascii="Arial" w:hAnsi="Arial" w:cs="Arial"/>
            <w:szCs w:val="18"/>
          </w:rPr>
          <w:delText xml:space="preserve">then </w:delText>
        </w:r>
      </w:del>
      <w:del w:id="83" w:author="Tim Williams" w:date="2017-08-15T14:08:00Z">
        <w:r w:rsidR="007372F7" w:rsidRPr="009C0756" w:rsidDel="006E27B7">
          <w:rPr>
            <w:rFonts w:ascii="Arial" w:hAnsi="Arial" w:cs="Arial"/>
            <w:szCs w:val="18"/>
          </w:rPr>
          <w:delText>create data in the proper form</w:delText>
        </w:r>
        <w:r w:rsidR="00F26E76" w:rsidDel="006E27B7">
          <w:rPr>
            <w:rFonts w:ascii="Arial" w:hAnsi="Arial" w:cs="Arial"/>
            <w:szCs w:val="18"/>
          </w:rPr>
          <w:delText xml:space="preserve"> (in a sense, "validating as you go")</w:delText>
        </w:r>
        <w:r w:rsidR="007372F7" w:rsidRPr="009C0756" w:rsidDel="006E27B7">
          <w:rPr>
            <w:rFonts w:ascii="Arial" w:hAnsi="Arial" w:cs="Arial"/>
            <w:szCs w:val="18"/>
          </w:rPr>
          <w:delText xml:space="preserve">. </w:delText>
        </w:r>
      </w:del>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w:t>
      </w:r>
      <w:del w:id="84" w:author="Tim Williams" w:date="2017-08-15T15:12:00Z">
        <w:r w:rsidR="000C0800" w:rsidDel="00E5086D">
          <w:rPr>
            <w:rFonts w:ascii="Arial" w:hAnsi="Arial" w:cs="Arial"/>
            <w:szCs w:val="18"/>
          </w:rPr>
          <w:delText xml:space="preserve">just as easily </w:delText>
        </w:r>
      </w:del>
      <w:r w:rsidR="000C0800">
        <w:rPr>
          <w:rFonts w:ascii="Arial" w:hAnsi="Arial" w:cs="Arial"/>
          <w:szCs w:val="18"/>
        </w:rPr>
        <w:t xml:space="preserve">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D13717D" w:rsidR="009C517C" w:rsidRDefault="009C517C" w:rsidP="0020767A">
      <w:pPr>
        <w:pStyle w:val="PaperBody"/>
        <w:widowControl/>
        <w:spacing w:before="0"/>
        <w:jc w:val="both"/>
        <w:rPr>
          <w:rFonts w:ascii="Arial" w:hAnsi="Arial" w:cs="Arial"/>
          <w:szCs w:val="18"/>
        </w:rPr>
      </w:pPr>
      <w:r>
        <w:rPr>
          <w:rFonts w:ascii="Arial" w:hAnsi="Arial" w:cs="Arial"/>
          <w:szCs w:val="18"/>
        </w:rPr>
        <w:t xml:space="preserve">Project deliverables extend beyond prototyping the creation of highly-valid data for select domains. The data and methods </w:t>
      </w:r>
      <w:r w:rsidR="0020767A">
        <w:rPr>
          <w:rFonts w:ascii="Arial" w:hAnsi="Arial" w:cs="Arial"/>
          <w:szCs w:val="18"/>
        </w:rPr>
        <w:t xml:space="preserve">for creating </w:t>
      </w:r>
      <w:r>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Pr>
          <w:rFonts w:ascii="Arial" w:hAnsi="Arial" w:cs="Arial"/>
          <w:szCs w:val="18"/>
        </w:rPr>
        <w:t xml:space="preserve">document and </w:t>
      </w:r>
      <w:r w:rsidR="000C54A0" w:rsidRPr="009C0756">
        <w:rPr>
          <w:rFonts w:ascii="Arial" w:hAnsi="Arial" w:cs="Arial"/>
          <w:szCs w:val="18"/>
        </w:rPr>
        <w:t xml:space="preserve">a </w:t>
      </w:r>
      <w:r>
        <w:rPr>
          <w:rFonts w:ascii="Arial" w:hAnsi="Arial" w:cs="Arial"/>
          <w:szCs w:val="18"/>
        </w:rPr>
        <w:t xml:space="preserve">supporting </w:t>
      </w:r>
      <w:r w:rsidR="000C54A0" w:rsidRPr="009C0756">
        <w:rPr>
          <w:rFonts w:ascii="Arial" w:hAnsi="Arial" w:cs="Arial"/>
          <w:szCs w:val="18"/>
        </w:rPr>
        <w:t xml:space="preserve">ontology </w:t>
      </w:r>
      <w:r>
        <w:rPr>
          <w:rFonts w:ascii="Arial" w:hAnsi="Arial" w:cs="Arial"/>
          <w:szCs w:val="18"/>
        </w:rPr>
        <w:t xml:space="preserve">will also be delivered by the conclusion of the project, scheduled for March 2018 CSS conference. </w:t>
      </w:r>
      <w:r w:rsidR="000C54A0" w:rsidRPr="009C0756">
        <w:rPr>
          <w:rFonts w:ascii="Arial" w:hAnsi="Arial" w:cs="Arial"/>
          <w:szCs w:val="18"/>
        </w:rPr>
        <w:t xml:space="preserve">The value proposition for the project will be detailed in a White Paper and includes: </w:t>
      </w:r>
    </w:p>
    <w:p w14:paraId="1138CA36" w14:textId="293CDCB5"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domain for validation</w:t>
      </w:r>
      <w:del w:id="85" w:author="Tim Williams" w:date="2017-08-15T15:12:00Z">
        <w:r w:rsidR="009C517C" w:rsidRPr="009C0756" w:rsidDel="00E5086D">
          <w:rPr>
            <w:rFonts w:ascii="Arial" w:hAnsi="Arial" w:cs="Arial"/>
            <w:szCs w:val="18"/>
          </w:rPr>
          <w:delText xml:space="preserve"> of the results</w:delText>
        </w:r>
      </w:del>
      <w:r w:rsidR="009C517C" w:rsidRPr="009C0756">
        <w:rPr>
          <w:rFonts w:ascii="Arial" w:hAnsi="Arial" w:cs="Arial"/>
          <w:szCs w:val="18"/>
        </w:rPr>
        <w:t>.</w:t>
      </w:r>
    </w:p>
    <w:p w14:paraId="6FEFF065" w14:textId="3B01EB26"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lastRenderedPageBreak/>
        <w:t xml:space="preserve">Separation of the results data from the Standards data and metadata, resulting in a version-free graph data structure for clinical trials results. </w:t>
      </w:r>
    </w:p>
    <w:p w14:paraId="097D4477" w14:textId="4C857B75"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CDISC compliant data for submissions</w:t>
      </w:r>
      <w:r w:rsidR="009C517C">
        <w:rPr>
          <w:rFonts w:ascii="Arial" w:hAnsi="Arial" w:cs="Arial"/>
          <w:szCs w:val="18"/>
        </w:rPr>
        <w:t xml:space="preserve">, created </w:t>
      </w:r>
      <w:r w:rsidRPr="009C0756">
        <w:rPr>
          <w:rFonts w:ascii="Arial" w:hAnsi="Arial" w:cs="Arial"/>
          <w:szCs w:val="18"/>
        </w:rPr>
        <w:t xml:space="preserve">by mapping the standards data to the results data. </w:t>
      </w:r>
      <w:r w:rsidR="009C517C">
        <w:rPr>
          <w:rFonts w:ascii="Arial" w:hAnsi="Arial" w:cs="Arial"/>
          <w:szCs w:val="18"/>
        </w:rPr>
        <w:t xml:space="preserve">A </w:t>
      </w:r>
      <w:ins w:id="86" w:author="Tim Williams" w:date="2017-08-15T15:12:00Z">
        <w:r w:rsidR="00E5086D">
          <w:rPr>
            <w:rFonts w:ascii="Arial" w:hAnsi="Arial" w:cs="Arial"/>
            <w:szCs w:val="18"/>
          </w:rPr>
          <w:t>consequence</w:t>
        </w:r>
      </w:ins>
      <w:del w:id="87" w:author="Tim Williams" w:date="2017-08-15T15:12:00Z">
        <w:r w:rsidR="009C517C" w:rsidDel="00E5086D">
          <w:rPr>
            <w:rFonts w:ascii="Arial" w:hAnsi="Arial" w:cs="Arial"/>
            <w:szCs w:val="18"/>
          </w:rPr>
          <w:delText>result</w:delText>
        </w:r>
      </w:del>
      <w:r w:rsidR="009C517C">
        <w:rPr>
          <w:rFonts w:ascii="Arial" w:hAnsi="Arial" w:cs="Arial"/>
          <w:szCs w:val="18"/>
        </w:rPr>
        <w:t xml:space="preserve"> of this approach will be a drastic reduction in the c</w:t>
      </w:r>
      <w:r w:rsidRPr="009C0756">
        <w:rPr>
          <w:rFonts w:ascii="Arial" w:hAnsi="Arial" w:cs="Arial"/>
          <w:szCs w:val="18"/>
        </w:rPr>
        <w:t xml:space="preserve">osts for recoding between CDISC versions </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7BB30811"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del w:id="88" w:author="Tim Williams" w:date="2017-08-14T15:53:00Z">
        <w:r w:rsidR="00816D1D" w:rsidDel="0020767A">
          <w:rPr>
            <w:rFonts w:ascii="Arial" w:hAnsi="Arial" w:cs="Arial"/>
            <w:szCs w:val="18"/>
          </w:rPr>
          <w:delText xml:space="preserve"> </w:delText>
        </w:r>
      </w:del>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w:t>
      </w:r>
      <w:proofErr w:type="spellStart"/>
      <w:r w:rsidR="001A0C60" w:rsidRPr="009C0756">
        <w:rPr>
          <w:rFonts w:ascii="Arial" w:hAnsi="Arial" w:cs="Arial"/>
          <w:szCs w:val="18"/>
        </w:rPr>
        <w:t>A</w:t>
      </w:r>
      <w:r w:rsidR="005B3877">
        <w:rPr>
          <w:rFonts w:ascii="Arial" w:hAnsi="Arial" w:cs="Arial"/>
          <w:szCs w:val="18"/>
        </w:rPr>
        <w:t>D</w:t>
      </w:r>
      <w:r w:rsidR="001A0C60" w:rsidRPr="009C0756">
        <w:rPr>
          <w:rFonts w:ascii="Arial" w:hAnsi="Arial" w:cs="Arial"/>
          <w:szCs w:val="18"/>
        </w:rPr>
        <w:t>aM</w:t>
      </w:r>
      <w:proofErr w:type="spellEnd"/>
      <w:r w:rsidR="001A0C60" w:rsidRPr="009C0756">
        <w:rPr>
          <w:rFonts w:ascii="Arial" w:hAnsi="Arial" w:cs="Arial"/>
          <w:szCs w:val="18"/>
        </w:rPr>
        <w:t>,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35E089EF"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F21EB2">
        <w:rPr>
          <w:rFonts w:ascii="Arial" w:hAnsi="Arial" w:cs="Arial"/>
          <w:szCs w:val="18"/>
        </w:rPr>
        <w:t xml:space="preserve">to focus on </w:t>
      </w:r>
      <w:r w:rsidR="00A412A7" w:rsidRPr="009C0756">
        <w:rPr>
          <w:rFonts w:ascii="Arial" w:hAnsi="Arial" w:cs="Arial"/>
          <w:szCs w:val="18"/>
        </w:rPr>
        <w:t>the latter</w:t>
      </w:r>
      <w:r w:rsidR="00F21EB2">
        <w:rPr>
          <w:rFonts w:ascii="Arial" w:hAnsi="Arial" w:cs="Arial"/>
          <w:szCs w:val="18"/>
        </w:rPr>
        <w:t xml:space="preserve"> so that it closely aligns with the pilot data, </w:t>
      </w:r>
      <w:ins w:id="89" w:author="Tim Williams" w:date="2017-08-15T15:13:00Z">
        <w:r w:rsidR="00E5086D">
          <w:rPr>
            <w:rFonts w:ascii="Arial" w:hAnsi="Arial" w:cs="Arial"/>
            <w:szCs w:val="18"/>
          </w:rPr>
          <w:t xml:space="preserve">while also using </w:t>
        </w:r>
      </w:ins>
      <w:del w:id="90" w:author="Tim Williams" w:date="2017-08-15T15:13:00Z">
        <w:r w:rsidR="00F21EB2" w:rsidDel="00E5086D">
          <w:rPr>
            <w:rFonts w:ascii="Arial" w:hAnsi="Arial" w:cs="Arial"/>
            <w:szCs w:val="18"/>
          </w:rPr>
          <w:delText xml:space="preserve">but </w:delText>
        </w:r>
      </w:del>
      <w:r w:rsidR="00F21EB2">
        <w:rPr>
          <w:rFonts w:ascii="Arial" w:hAnsi="Arial" w:cs="Arial"/>
          <w:szCs w:val="18"/>
        </w:rPr>
        <w:t xml:space="preserve">a top-down approach </w:t>
      </w:r>
      <w:ins w:id="91" w:author="Tim Williams" w:date="2017-08-15T15:13:00Z">
        <w:r w:rsidR="00E5086D">
          <w:rPr>
            <w:rFonts w:ascii="Arial" w:hAnsi="Arial" w:cs="Arial"/>
            <w:szCs w:val="18"/>
          </w:rPr>
          <w:t xml:space="preserve">to </w:t>
        </w:r>
      </w:ins>
      <w:del w:id="92" w:author="Tim Williams" w:date="2017-08-15T15:13:00Z">
        <w:r w:rsidR="00F21EB2" w:rsidDel="00E5086D">
          <w:rPr>
            <w:rFonts w:ascii="Arial" w:hAnsi="Arial" w:cs="Arial"/>
            <w:szCs w:val="18"/>
          </w:rPr>
          <w:delText xml:space="preserve">was also used by </w:delText>
        </w:r>
      </w:del>
      <w:r w:rsidR="00F21EB2">
        <w:rPr>
          <w:rFonts w:ascii="Arial" w:hAnsi="Arial" w:cs="Arial"/>
          <w:szCs w:val="18"/>
        </w:rPr>
        <w:t>incorporat</w:t>
      </w:r>
      <w:ins w:id="93" w:author="Tim Williams" w:date="2017-08-15T15:13:00Z">
        <w:r w:rsidR="00E5086D">
          <w:rPr>
            <w:rFonts w:ascii="Arial" w:hAnsi="Arial" w:cs="Arial"/>
            <w:szCs w:val="18"/>
          </w:rPr>
          <w:t>e</w:t>
        </w:r>
      </w:ins>
      <w:del w:id="94" w:author="Tim Williams" w:date="2017-08-15T15:13:00Z">
        <w:r w:rsidR="00F21EB2" w:rsidDel="00E5086D">
          <w:rPr>
            <w:rFonts w:ascii="Arial" w:hAnsi="Arial" w:cs="Arial"/>
            <w:szCs w:val="18"/>
          </w:rPr>
          <w:delText>ing</w:delText>
        </w:r>
      </w:del>
      <w:r w:rsidR="00F21EB2">
        <w:rPr>
          <w:rFonts w:ascii="Arial" w:hAnsi="Arial" w:cs="Arial"/>
          <w:szCs w:val="18"/>
        </w:rPr>
        <w:t xml:space="preserve">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w:t>
      </w:r>
      <w:del w:id="95" w:author="Tim Williams" w:date="2017-08-15T15:14:00Z">
        <w:r w:rsidR="00D12FBF" w:rsidDel="00E5086D">
          <w:rPr>
            <w:rFonts w:ascii="Arial" w:hAnsi="Arial" w:cs="Arial"/>
            <w:szCs w:val="18"/>
          </w:rPr>
          <w:delText>This in fact illustrates one of the benefits of RDF in that it can accommodate both approaches in an iterative fashion while preserving backwards compatibility with previous version</w:delText>
        </w:r>
      </w:del>
      <w:del w:id="96" w:author="Tim Williams" w:date="2017-08-14T16:22:00Z">
        <w:r w:rsidR="00753F8C" w:rsidDel="00872A66">
          <w:rPr>
            <w:rFonts w:ascii="Arial" w:hAnsi="Arial" w:cs="Arial"/>
            <w:szCs w:val="18"/>
          </w:rPr>
          <w:delText>w</w:delText>
        </w:r>
      </w:del>
      <w:del w:id="97" w:author="Tim Williams" w:date="2017-08-15T15:14:00Z">
        <w:r w:rsidR="00D12FBF" w:rsidDel="00E5086D">
          <w:rPr>
            <w:rFonts w:ascii="Arial" w:hAnsi="Arial" w:cs="Arial"/>
            <w:szCs w:val="18"/>
          </w:rPr>
          <w:delText xml:space="preserve">. </w:delText>
        </w:r>
      </w:del>
    </w:p>
    <w:p w14:paraId="027DB94C" w14:textId="46521E89" w:rsidR="005B3877" w:rsidRDefault="005B3877" w:rsidP="005B3877">
      <w:pPr>
        <w:pStyle w:val="PaperBody"/>
        <w:widowControl/>
        <w:spacing w:before="0"/>
        <w:jc w:val="both"/>
        <w:rPr>
          <w:rFonts w:ascii="Arial" w:hAnsi="Arial" w:cs="Arial"/>
          <w:szCs w:val="18"/>
        </w:rPr>
      </w:pPr>
    </w:p>
    <w:p w14:paraId="741E2CAA" w14:textId="5C67691A" w:rsidR="00BD7ABA" w:rsidRDefault="005747B9" w:rsidP="00BD7ABA">
      <w:pPr>
        <w:pStyle w:val="PaperBody"/>
        <w:widowControl/>
        <w:spacing w:before="0"/>
        <w:jc w:val="both"/>
        <w:rPr>
          <w:rFonts w:ascii="Arial" w:hAnsi="Arial" w:cs="Arial"/>
          <w:szCs w:val="18"/>
        </w:rPr>
      </w:pPr>
      <w:r>
        <w:rPr>
          <w:rFonts w:ascii="Arial" w:hAnsi="Arial" w:cs="Arial"/>
          <w:szCs w:val="18"/>
        </w:rPr>
        <w:t xml:space="preserve">A second sub team converts data from the CDISCPilot01 SAS transport files to RDF using R scripts to transform the data to match the ontology model developed by the first </w:t>
      </w:r>
      <w:proofErr w:type="spellStart"/>
      <w:r>
        <w:rPr>
          <w:rFonts w:ascii="Arial" w:hAnsi="Arial" w:cs="Arial"/>
          <w:szCs w:val="18"/>
        </w:rPr>
        <w:t>subteam</w:t>
      </w:r>
      <w:proofErr w:type="spellEnd"/>
      <w:r>
        <w:rPr>
          <w:rFonts w:ascii="Arial" w:hAnsi="Arial" w:cs="Arial"/>
          <w:szCs w:val="18"/>
        </w:rPr>
        <w:t>.</w:t>
      </w:r>
      <w:ins w:id="98" w:author="Tim Williams" w:date="2017-08-14T15:59:00Z">
        <w:r w:rsidR="0020767A">
          <w:rPr>
            <w:rFonts w:ascii="Arial" w:hAnsi="Arial" w:cs="Arial"/>
            <w:szCs w:val="18"/>
          </w:rPr>
          <w:t xml:space="preserve"> The R package "</w:t>
        </w:r>
        <w:proofErr w:type="spellStart"/>
        <w:r w:rsidR="0020767A">
          <w:rPr>
            <w:rFonts w:ascii="Arial" w:hAnsi="Arial" w:cs="Arial"/>
            <w:szCs w:val="18"/>
          </w:rPr>
          <w:t>rrdf</w:t>
        </w:r>
        <w:proofErr w:type="spellEnd"/>
        <w:r w:rsidR="0020767A">
          <w:rPr>
            <w:rFonts w:ascii="Arial" w:hAnsi="Arial" w:cs="Arial"/>
            <w:szCs w:val="18"/>
          </w:rPr>
          <w:t xml:space="preserve">" </w:t>
        </w:r>
      </w:ins>
      <w:ins w:id="99" w:author="Tim Williams" w:date="2017-08-14T16:00:00Z">
        <w:r w:rsidR="00BD7ABA">
          <w:rPr>
            <w:rFonts w:ascii="Arial" w:hAnsi="Arial" w:cs="Arial"/>
            <w:szCs w:val="18"/>
          </w:rPr>
          <w:t>(</w:t>
        </w:r>
        <w:r w:rsidR="00BD7ABA">
          <w:rPr>
            <w:rFonts w:ascii="Arial" w:hAnsi="Arial" w:cs="Arial"/>
            <w:szCs w:val="18"/>
          </w:rPr>
          <w:fldChar w:fldCharType="begin"/>
        </w:r>
        <w:r w:rsidR="00BD7ABA">
          <w:rPr>
            <w:rFonts w:ascii="Arial" w:hAnsi="Arial" w:cs="Arial"/>
            <w:szCs w:val="18"/>
          </w:rPr>
          <w:instrText xml:space="preserve"> HYPERLINK "</w:instrText>
        </w:r>
        <w:r w:rsidR="00BD7ABA" w:rsidRPr="00BD7ABA">
          <w:rPr>
            <w:rFonts w:ascii="Arial" w:hAnsi="Arial" w:cs="Arial"/>
            <w:szCs w:val="18"/>
          </w:rPr>
          <w:instrText>https://github.com/egonw/rrdf</w:instrText>
        </w:r>
        <w:r w:rsidR="00BD7ABA">
          <w:rPr>
            <w:rFonts w:ascii="Arial" w:hAnsi="Arial" w:cs="Arial"/>
            <w:szCs w:val="18"/>
          </w:rPr>
          <w:instrText xml:space="preserve">" </w:instrText>
        </w:r>
        <w:r w:rsidR="00BD7ABA">
          <w:rPr>
            <w:rFonts w:ascii="Arial" w:hAnsi="Arial" w:cs="Arial"/>
            <w:szCs w:val="18"/>
          </w:rPr>
          <w:fldChar w:fldCharType="separate"/>
        </w:r>
      </w:ins>
      <w:r w:rsidR="00BD7ABA" w:rsidRPr="007005C1">
        <w:rPr>
          <w:rStyle w:val="Hyperlink"/>
          <w:rFonts w:ascii="Arial" w:hAnsi="Arial" w:cs="Arial"/>
          <w:szCs w:val="18"/>
        </w:rPr>
        <w:t>https://github.com/egonw/rrdf</w:t>
      </w:r>
      <w:ins w:id="100" w:author="Tim Williams" w:date="2017-08-14T16:00:00Z">
        <w:r w:rsidR="00BD7ABA">
          <w:rPr>
            <w:rFonts w:ascii="Arial" w:hAnsi="Arial" w:cs="Arial"/>
            <w:szCs w:val="18"/>
          </w:rPr>
          <w:fldChar w:fldCharType="end"/>
        </w:r>
        <w:r w:rsidR="00BD7ABA">
          <w:rPr>
            <w:rFonts w:ascii="Arial" w:hAnsi="Arial" w:cs="Arial"/>
            <w:szCs w:val="18"/>
          </w:rPr>
          <w:t xml:space="preserve"> )</w:t>
        </w:r>
      </w:ins>
      <w:ins w:id="101" w:author="Tim Williams" w:date="2017-08-14T15:59:00Z">
        <w:r w:rsidR="00BD7ABA">
          <w:rPr>
            <w:rFonts w:ascii="Arial" w:hAnsi="Arial" w:cs="Arial"/>
            <w:szCs w:val="18"/>
          </w:rPr>
          <w:t xml:space="preserve"> was chosen for </w:t>
        </w:r>
      </w:ins>
      <w:ins w:id="102" w:author="Tim Williams" w:date="2017-08-14T16:01:00Z">
        <w:r w:rsidR="00BD7ABA">
          <w:rPr>
            <w:rFonts w:ascii="Arial" w:hAnsi="Arial" w:cs="Arial"/>
            <w:szCs w:val="18"/>
          </w:rPr>
          <w:t>its intuitive approach to RDF triple creation and ease of querying both TTL file</w:t>
        </w:r>
      </w:ins>
      <w:ins w:id="103" w:author="Tim Williams" w:date="2017-08-14T16:03:00Z">
        <w:r w:rsidR="00BD7ABA">
          <w:rPr>
            <w:rFonts w:ascii="Arial" w:hAnsi="Arial" w:cs="Arial"/>
            <w:szCs w:val="18"/>
          </w:rPr>
          <w:t>s</w:t>
        </w:r>
      </w:ins>
      <w:ins w:id="104" w:author="Tim Williams" w:date="2017-08-14T16:01:00Z">
        <w:r w:rsidR="00BD7ABA">
          <w:rPr>
            <w:rFonts w:ascii="Arial" w:hAnsi="Arial" w:cs="Arial"/>
            <w:szCs w:val="18"/>
          </w:rPr>
          <w:t xml:space="preserve"> and </w:t>
        </w:r>
        <w:proofErr w:type="spellStart"/>
        <w:r w:rsidR="00BD7ABA">
          <w:rPr>
            <w:rFonts w:ascii="Arial" w:hAnsi="Arial" w:cs="Arial"/>
            <w:szCs w:val="18"/>
          </w:rPr>
          <w:t>triplestores</w:t>
        </w:r>
        <w:proofErr w:type="spellEnd"/>
        <w:r w:rsidR="00BD7ABA">
          <w:rPr>
            <w:rFonts w:ascii="Arial" w:hAnsi="Arial" w:cs="Arial"/>
            <w:szCs w:val="18"/>
          </w:rPr>
          <w:t xml:space="preserve">. </w:t>
        </w:r>
      </w:ins>
      <w:ins w:id="105" w:author="Tim Williams" w:date="2017-08-14T16:02:00Z">
        <w:r w:rsidR="00BD7ABA">
          <w:rPr>
            <w:rFonts w:ascii="Arial" w:hAnsi="Arial" w:cs="Arial"/>
            <w:szCs w:val="18"/>
          </w:rPr>
          <w:t>The "</w:t>
        </w:r>
      </w:ins>
      <w:proofErr w:type="spellStart"/>
      <w:ins w:id="106" w:author="Tim Williams" w:date="2017-08-14T16:03:00Z">
        <w:r w:rsidR="00BD7ABA">
          <w:rPr>
            <w:rFonts w:ascii="Arial" w:hAnsi="Arial" w:cs="Arial"/>
            <w:szCs w:val="18"/>
          </w:rPr>
          <w:t>r</w:t>
        </w:r>
      </w:ins>
      <w:ins w:id="107" w:author="Tim Williams" w:date="2017-08-14T16:02:00Z">
        <w:r w:rsidR="00BD7ABA">
          <w:rPr>
            <w:rFonts w:ascii="Arial" w:hAnsi="Arial" w:cs="Arial"/>
            <w:szCs w:val="18"/>
          </w:rPr>
          <w:t>edland</w:t>
        </w:r>
        <w:proofErr w:type="spellEnd"/>
        <w:r w:rsidR="00BD7ABA">
          <w:rPr>
            <w:rFonts w:ascii="Arial" w:hAnsi="Arial" w:cs="Arial"/>
            <w:szCs w:val="18"/>
          </w:rPr>
          <w:t>" CRAN package (</w:t>
        </w:r>
        <w:r w:rsidR="00BD7ABA">
          <w:rPr>
            <w:rFonts w:ascii="Arial" w:hAnsi="Arial" w:cs="Arial"/>
            <w:szCs w:val="18"/>
          </w:rPr>
          <w:fldChar w:fldCharType="begin"/>
        </w:r>
        <w:r w:rsidR="00BD7ABA">
          <w:rPr>
            <w:rFonts w:ascii="Arial" w:hAnsi="Arial" w:cs="Arial"/>
            <w:szCs w:val="18"/>
          </w:rPr>
          <w:instrText xml:space="preserve"> HYPERLINK "</w:instrText>
        </w:r>
        <w:r w:rsidR="00BD7ABA" w:rsidRPr="00BD7ABA">
          <w:rPr>
            <w:rFonts w:ascii="Arial" w:hAnsi="Arial" w:cs="Arial"/>
            <w:szCs w:val="18"/>
          </w:rPr>
          <w:instrText>https://cran.r-project.org/web/packages/redland/index.html</w:instrText>
        </w:r>
        <w:r w:rsidR="00BD7ABA">
          <w:rPr>
            <w:rFonts w:ascii="Arial" w:hAnsi="Arial" w:cs="Arial"/>
            <w:szCs w:val="18"/>
          </w:rPr>
          <w:instrText xml:space="preserve">" </w:instrText>
        </w:r>
        <w:r w:rsidR="00BD7ABA">
          <w:rPr>
            <w:rFonts w:ascii="Arial" w:hAnsi="Arial" w:cs="Arial"/>
            <w:szCs w:val="18"/>
          </w:rPr>
          <w:fldChar w:fldCharType="separate"/>
        </w:r>
      </w:ins>
      <w:r w:rsidR="00BD7ABA" w:rsidRPr="007005C1">
        <w:rPr>
          <w:rStyle w:val="Hyperlink"/>
          <w:rFonts w:ascii="Arial" w:hAnsi="Arial" w:cs="Arial"/>
          <w:szCs w:val="18"/>
        </w:rPr>
        <w:t>https://cran.r-project.org/web/packages/redland/index.html</w:t>
      </w:r>
      <w:ins w:id="108" w:author="Tim Williams" w:date="2017-08-14T16:02:00Z">
        <w:r w:rsidR="00BD7ABA">
          <w:rPr>
            <w:rFonts w:ascii="Arial" w:hAnsi="Arial" w:cs="Arial"/>
            <w:szCs w:val="18"/>
          </w:rPr>
          <w:fldChar w:fldCharType="end"/>
        </w:r>
        <w:r w:rsidR="00BD7ABA">
          <w:rPr>
            <w:rFonts w:ascii="Arial" w:hAnsi="Arial" w:cs="Arial"/>
            <w:szCs w:val="18"/>
          </w:rPr>
          <w:t xml:space="preserve">) is a viable alternative. </w:t>
        </w:r>
      </w:ins>
      <w:ins w:id="109" w:author="Tim Williams" w:date="2017-08-14T16:04:00Z">
        <w:r w:rsidR="00BD7ABA">
          <w:rPr>
            <w:rFonts w:ascii="Arial" w:hAnsi="Arial" w:cs="Arial"/>
            <w:szCs w:val="18"/>
          </w:rPr>
          <w:t xml:space="preserve">A series of R scripts read in the source XPT, massage the data as needed, map it to ontological concepts, then create RDF files </w:t>
        </w:r>
      </w:ins>
      <w:r w:rsidR="00A843D5">
        <w:rPr>
          <w:rFonts w:ascii="Arial" w:hAnsi="Arial" w:cs="Arial"/>
          <w:szCs w:val="18"/>
        </w:rPr>
        <w:t xml:space="preserve">in Turtle </w:t>
      </w:r>
      <w:proofErr w:type="gramStart"/>
      <w:r w:rsidR="00A843D5">
        <w:rPr>
          <w:rFonts w:ascii="Arial" w:hAnsi="Arial" w:cs="Arial"/>
          <w:szCs w:val="18"/>
        </w:rPr>
        <w:t>(.</w:t>
      </w:r>
      <w:proofErr w:type="spellStart"/>
      <w:r w:rsidR="00A843D5">
        <w:rPr>
          <w:rFonts w:ascii="Arial" w:hAnsi="Arial" w:cs="Arial"/>
          <w:szCs w:val="18"/>
        </w:rPr>
        <w:t>ttl</w:t>
      </w:r>
      <w:proofErr w:type="spellEnd"/>
      <w:proofErr w:type="gramEnd"/>
      <w:r w:rsidR="00A843D5">
        <w:rPr>
          <w:rFonts w:ascii="Arial" w:hAnsi="Arial" w:cs="Arial"/>
          <w:szCs w:val="18"/>
        </w:rPr>
        <w:t>)</w:t>
      </w:r>
      <w:ins w:id="110" w:author="Tim Williams" w:date="2017-08-15T15:15:00Z">
        <w:r w:rsidR="002413DC">
          <w:rPr>
            <w:rFonts w:ascii="Arial" w:hAnsi="Arial" w:cs="Arial"/>
            <w:szCs w:val="18"/>
          </w:rPr>
          <w:t xml:space="preserve">.  TTL files may be uploaded </w:t>
        </w:r>
      </w:ins>
      <w:del w:id="111" w:author="Tim Williams" w:date="2017-08-15T15:15:00Z">
        <w:r w:rsidR="00A843D5" w:rsidDel="002413DC">
          <w:rPr>
            <w:rFonts w:ascii="Arial" w:hAnsi="Arial" w:cs="Arial"/>
            <w:szCs w:val="18"/>
          </w:rPr>
          <w:delText xml:space="preserve"> format</w:delText>
        </w:r>
        <w:r w:rsidR="00F26E76" w:rsidDel="002413DC">
          <w:rPr>
            <w:rFonts w:ascii="Arial" w:hAnsi="Arial" w:cs="Arial"/>
            <w:szCs w:val="18"/>
          </w:rPr>
          <w:delText xml:space="preserve"> </w:delText>
        </w:r>
      </w:del>
      <w:r>
        <w:rPr>
          <w:rFonts w:ascii="Arial" w:hAnsi="Arial" w:cs="Arial"/>
          <w:szCs w:val="18"/>
        </w:rPr>
        <w:t xml:space="preserve">into a </w:t>
      </w:r>
      <w:proofErr w:type="spellStart"/>
      <w:r w:rsidR="00A412A7">
        <w:rPr>
          <w:rFonts w:ascii="Arial" w:hAnsi="Arial" w:cs="Arial"/>
          <w:szCs w:val="18"/>
        </w:rPr>
        <w:t>t</w:t>
      </w:r>
      <w:r>
        <w:rPr>
          <w:rFonts w:ascii="Arial" w:hAnsi="Arial" w:cs="Arial"/>
          <w:szCs w:val="18"/>
        </w:rPr>
        <w:t>riplestore</w:t>
      </w:r>
      <w:proofErr w:type="spellEnd"/>
      <w:r>
        <w:rPr>
          <w:rFonts w:ascii="Arial" w:hAnsi="Arial" w:cs="Arial"/>
          <w:szCs w:val="18"/>
        </w:rPr>
        <w:t xml:space="preserve"> or </w:t>
      </w:r>
      <w:ins w:id="112" w:author="Tim Williams" w:date="2017-08-14T16:06:00Z">
        <w:r w:rsidR="00BD7ABA">
          <w:rPr>
            <w:rFonts w:ascii="Arial" w:hAnsi="Arial" w:cs="Arial"/>
            <w:szCs w:val="18"/>
          </w:rPr>
          <w:t>consum</w:t>
        </w:r>
      </w:ins>
      <w:ins w:id="113" w:author="Tim Williams" w:date="2017-08-15T15:15:00Z">
        <w:r w:rsidR="002413DC">
          <w:rPr>
            <w:rFonts w:ascii="Arial" w:hAnsi="Arial" w:cs="Arial"/>
            <w:szCs w:val="18"/>
          </w:rPr>
          <w:t>ed</w:t>
        </w:r>
      </w:ins>
      <w:ins w:id="114" w:author="Tim Williams" w:date="2017-08-14T16:06:00Z">
        <w:r w:rsidR="00BD7ABA">
          <w:rPr>
            <w:rFonts w:ascii="Arial" w:hAnsi="Arial" w:cs="Arial"/>
            <w:szCs w:val="18"/>
          </w:rPr>
          <w:t xml:space="preserve"> by other </w:t>
        </w:r>
      </w:ins>
      <w:r>
        <w:rPr>
          <w:rFonts w:ascii="Arial" w:hAnsi="Arial" w:cs="Arial"/>
          <w:szCs w:val="18"/>
        </w:rPr>
        <w:t>applications.</w:t>
      </w:r>
      <w:ins w:id="115" w:author="Tim Williams" w:date="2017-08-14T16:06:00Z">
        <w:r w:rsidR="00BD7ABA" w:rsidRPr="00BD7ABA">
          <w:rPr>
            <w:rFonts w:ascii="Arial" w:hAnsi="Arial" w:cs="Arial"/>
            <w:szCs w:val="18"/>
          </w:rPr>
          <w:t xml:space="preserve"> </w:t>
        </w:r>
        <w:r w:rsidR="00BD7ABA">
          <w:rPr>
            <w:rFonts w:ascii="Arial" w:hAnsi="Arial" w:cs="Arial"/>
            <w:szCs w:val="18"/>
          </w:rPr>
          <w:t xml:space="preserve"> </w:t>
        </w:r>
      </w:ins>
    </w:p>
    <w:p w14:paraId="576A4895" w14:textId="072E7B03" w:rsidR="005747B9" w:rsidRDefault="005747B9" w:rsidP="00BD7ABA">
      <w:pPr>
        <w:pStyle w:val="PaperBody"/>
        <w:widowControl/>
        <w:spacing w:before="0"/>
        <w:jc w:val="both"/>
        <w:rPr>
          <w:rFonts w:ascii="Arial" w:hAnsi="Arial" w:cs="Arial"/>
          <w:szCs w:val="18"/>
        </w:rPr>
      </w:pPr>
    </w:p>
    <w:p w14:paraId="7AF73B09" w14:textId="7DB2A545" w:rsidR="005B3877" w:rsidRDefault="005B3877" w:rsidP="005B3877">
      <w:pPr>
        <w:pStyle w:val="PaperBody"/>
        <w:widowControl/>
        <w:spacing w:before="0"/>
        <w:jc w:val="both"/>
        <w:rPr>
          <w:rFonts w:ascii="Arial" w:hAnsi="Arial" w:cs="Arial"/>
          <w:szCs w:val="18"/>
        </w:rPr>
      </w:pPr>
    </w:p>
    <w:p w14:paraId="34410B4B" w14:textId="7DE464C8" w:rsidR="008E224F" w:rsidRDefault="005747B9" w:rsidP="002413DC">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r w:rsidR="002413DC">
        <w:rPr>
          <w:rFonts w:ascii="Arial" w:hAnsi="Arial" w:cs="Arial"/>
          <w:szCs w:val="18"/>
        </w:rPr>
        <w:t xml:space="preserve"> </w:t>
      </w:r>
      <w:r>
        <w:rPr>
          <w:rFonts w:ascii="Arial" w:hAnsi="Arial" w:cs="Arial"/>
          <w:szCs w:val="18"/>
        </w:rPr>
        <w:t xml:space="preserve">Future steps may include expanding the </w:t>
      </w:r>
      <w:proofErr w:type="gramStart"/>
      <w:r w:rsidR="001A0C60" w:rsidRPr="009C0756">
        <w:rPr>
          <w:rFonts w:ascii="Arial" w:hAnsi="Arial" w:cs="Arial"/>
          <w:szCs w:val="18"/>
        </w:rPr>
        <w:t>mini</w:t>
      </w:r>
      <w:proofErr w:type="gramEnd"/>
      <w:r w:rsidR="001A0C60" w:rsidRPr="009C0756">
        <w:rPr>
          <w:rFonts w:ascii="Arial" w:hAnsi="Arial" w:cs="Arial"/>
          <w:szCs w:val="18"/>
        </w:rPr>
        <w:t>-Study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 xml:space="preserve">blank case report forms.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EE1248">
      <w:pPr>
        <w:pStyle w:val="Heading1"/>
        <w:rPr>
          <w:rFonts w:ascii="Arial" w:hAnsi="Arial" w:cs="Arial"/>
          <w:sz w:val="16"/>
          <w:szCs w:val="16"/>
        </w:rPr>
      </w:pPr>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p>
    <w:p w14:paraId="25DE32DF" w14:textId="0F8A6396" w:rsidR="00A66F0A" w:rsidRDefault="00A66F0A" w:rsidP="002413DC">
      <w:pPr>
        <w:pStyle w:val="PaperBody"/>
        <w:spacing w:before="0"/>
        <w:jc w:val="both"/>
        <w:rPr>
          <w:rFonts w:ascii="Arial" w:hAnsi="Arial" w:cs="Arial"/>
          <w:szCs w:val="18"/>
        </w:rPr>
      </w:pPr>
      <w:r>
        <w:rPr>
          <w:rFonts w:ascii="Arial" w:hAnsi="Arial" w:cs="Arial"/>
          <w:szCs w:val="18"/>
        </w:rPr>
        <w:t xml:space="preserve">The first step was to create a study “Mini-Ontology” using </w:t>
      </w:r>
      <w:ins w:id="116" w:author="Tim Williams" w:date="2017-08-14T16:23:00Z">
        <w:r w:rsidR="00872A66">
          <w:rPr>
            <w:rFonts w:ascii="Arial" w:hAnsi="Arial" w:cs="Arial"/>
            <w:szCs w:val="18"/>
          </w:rPr>
          <w:t>Web Ontology Language (</w:t>
        </w:r>
      </w:ins>
      <w:r>
        <w:rPr>
          <w:rFonts w:ascii="Arial" w:hAnsi="Arial" w:cs="Arial"/>
          <w:szCs w:val="18"/>
        </w:rPr>
        <w:t>OWL</w:t>
      </w:r>
      <w:ins w:id="117" w:author="Tim Williams" w:date="2017-08-14T16:23:00Z">
        <w:r w:rsidR="00872A66">
          <w:rPr>
            <w:rFonts w:ascii="Arial" w:hAnsi="Arial" w:cs="Arial"/>
            <w:szCs w:val="18"/>
          </w:rPr>
          <w:t>)</w:t>
        </w:r>
      </w:ins>
      <w:del w:id="118" w:author="Tim Williams" w:date="2017-08-14T16:23:00Z">
        <w:r w:rsidDel="00872A66">
          <w:rPr>
            <w:rFonts w:ascii="Arial" w:hAnsi="Arial" w:cs="Arial"/>
            <w:szCs w:val="18"/>
          </w:rPr>
          <w:delText xml:space="preserve"> (the web ontology language)</w:delText>
        </w:r>
      </w:del>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 xml:space="preserve">to reflect the strategy </w:t>
      </w:r>
      <w:ins w:id="119" w:author="Tim Williams" w:date="2017-08-15T15:18:00Z">
        <w:r w:rsidR="002413DC">
          <w:rPr>
            <w:rFonts w:ascii="Arial" w:hAnsi="Arial" w:cs="Arial"/>
            <w:szCs w:val="18"/>
          </w:rPr>
          <w:t xml:space="preserve">of only </w:t>
        </w:r>
      </w:ins>
      <w:del w:id="120" w:author="Tim Williams" w:date="2017-08-15T15:18:00Z">
        <w:r w:rsidDel="002413DC">
          <w:rPr>
            <w:rFonts w:ascii="Arial" w:hAnsi="Arial" w:cs="Arial"/>
            <w:szCs w:val="18"/>
          </w:rPr>
          <w:delText xml:space="preserve">that we </w:delText>
        </w:r>
      </w:del>
      <w:r>
        <w:rPr>
          <w:rFonts w:ascii="Arial" w:hAnsi="Arial" w:cs="Arial"/>
          <w:szCs w:val="18"/>
        </w:rPr>
        <w:t>model</w:t>
      </w:r>
      <w:ins w:id="121" w:author="Tim Williams" w:date="2017-08-15T15:18:00Z">
        <w:r w:rsidR="002413DC">
          <w:rPr>
            <w:rFonts w:ascii="Arial" w:hAnsi="Arial" w:cs="Arial"/>
            <w:szCs w:val="18"/>
          </w:rPr>
          <w:t>ing</w:t>
        </w:r>
      </w:ins>
      <w:del w:id="122" w:author="Tim Williams" w:date="2017-08-15T15:18:00Z">
        <w:r w:rsidDel="002413DC">
          <w:rPr>
            <w:rFonts w:ascii="Arial" w:hAnsi="Arial" w:cs="Arial"/>
            <w:szCs w:val="18"/>
          </w:rPr>
          <w:delText>ed only</w:delText>
        </w:r>
      </w:del>
      <w:r>
        <w:rPr>
          <w:rFonts w:ascii="Arial" w:hAnsi="Arial" w:cs="Arial"/>
          <w:szCs w:val="18"/>
        </w:rPr>
        <w:t xml:space="preserve">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xml:space="preserve">. Therefore, the study ontology is not complete, but this approach minimizes complexity and, with future iterations, tests the hypothesis that </w:t>
      </w:r>
      <w:del w:id="123" w:author="Tim Williams" w:date="2017-08-15T15:18:00Z">
        <w:r w:rsidDel="002413DC">
          <w:rPr>
            <w:rFonts w:ascii="Arial" w:hAnsi="Arial" w:cs="Arial"/>
            <w:szCs w:val="18"/>
          </w:rPr>
          <w:delText xml:space="preserve">an </w:delText>
        </w:r>
      </w:del>
      <w:r>
        <w:rPr>
          <w:rFonts w:ascii="Arial" w:hAnsi="Arial" w:cs="Arial"/>
          <w:szCs w:val="18"/>
        </w:rPr>
        <w:t>iterative model development is not only feasible, but in fact desirable. B</w:t>
      </w:r>
      <w:del w:id="124" w:author="Tim Williams" w:date="2017-08-15T15:18:00Z">
        <w:r w:rsidDel="002413DC">
          <w:rPr>
            <w:rFonts w:ascii="Arial" w:hAnsi="Arial" w:cs="Arial"/>
            <w:szCs w:val="18"/>
          </w:rPr>
          <w:delText>y b</w:delText>
        </w:r>
      </w:del>
      <w:r>
        <w:rPr>
          <w:rFonts w:ascii="Arial" w:hAnsi="Arial" w:cs="Arial"/>
          <w:szCs w:val="18"/>
        </w:rPr>
        <w:t xml:space="preserve">asing the data model on an ontological schema ensures </w:t>
      </w:r>
      <w:del w:id="125" w:author="Tim Williams" w:date="2017-08-15T15:19:00Z">
        <w:r w:rsidDel="002413DC">
          <w:rPr>
            <w:rFonts w:ascii="Arial" w:hAnsi="Arial" w:cs="Arial"/>
            <w:szCs w:val="18"/>
          </w:rPr>
          <w:delText>not onl</w:delText>
        </w:r>
        <w:r w:rsidR="00753F8C" w:rsidDel="002413DC">
          <w:rPr>
            <w:rFonts w:ascii="Arial" w:hAnsi="Arial" w:cs="Arial"/>
            <w:szCs w:val="18"/>
          </w:rPr>
          <w:delText>y</w:delText>
        </w:r>
      </w:del>
      <w:r w:rsidR="00753F8C">
        <w:rPr>
          <w:rFonts w:ascii="Arial" w:hAnsi="Arial" w:cs="Arial"/>
          <w:szCs w:val="18"/>
        </w:rPr>
        <w:t xml:space="preserve"> the resulting instance data are</w:t>
      </w:r>
      <w:r>
        <w:rPr>
          <w:rFonts w:ascii="Arial" w:hAnsi="Arial" w:cs="Arial"/>
          <w:szCs w:val="18"/>
        </w:rPr>
        <w:t xml:space="preserve"> well formed, structurally consistent, </w:t>
      </w:r>
      <w:ins w:id="126" w:author="Tim Williams" w:date="2017-08-15T15:19:00Z">
        <w:r w:rsidR="002413DC">
          <w:rPr>
            <w:rFonts w:ascii="Arial" w:hAnsi="Arial" w:cs="Arial"/>
            <w:szCs w:val="18"/>
          </w:rPr>
          <w:t>and</w:t>
        </w:r>
      </w:ins>
      <w:del w:id="127" w:author="Tim Williams" w:date="2017-08-15T15:19:00Z">
        <w:r w:rsidDel="002413DC">
          <w:rPr>
            <w:rFonts w:ascii="Arial" w:hAnsi="Arial" w:cs="Arial"/>
            <w:szCs w:val="18"/>
          </w:rPr>
          <w:delText>but also</w:delText>
        </w:r>
      </w:del>
      <w:r>
        <w:rPr>
          <w:rFonts w:ascii="Arial" w:hAnsi="Arial" w:cs="Arial"/>
          <w:szCs w:val="18"/>
        </w:rPr>
        <w:t xml:space="preserve">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2413DC">
      <w:pPr>
        <w:pStyle w:val="PaperBody"/>
        <w:spacing w:before="0"/>
        <w:jc w:val="both"/>
        <w:rPr>
          <w:rFonts w:ascii="Arial" w:hAnsi="Arial" w:cs="Arial"/>
          <w:szCs w:val="18"/>
        </w:rPr>
      </w:pPr>
    </w:p>
    <w:p w14:paraId="0DADCD17" w14:textId="08D9FE09" w:rsidR="00B42679" w:rsidRDefault="00B42679" w:rsidP="002413DC">
      <w:pPr>
        <w:pStyle w:val="PaperBody"/>
        <w:spacing w:before="0"/>
        <w:jc w:val="both"/>
        <w:rPr>
          <w:rFonts w:ascii="Arial" w:hAnsi="Arial" w:cs="Arial"/>
          <w:szCs w:val="18"/>
        </w:rPr>
      </w:pPr>
      <w:r>
        <w:rPr>
          <w:rFonts w:ascii="Arial" w:hAnsi="Arial" w:cs="Arial"/>
          <w:szCs w:val="18"/>
        </w:rPr>
        <w:t xml:space="preserve">The fundamental “core” of the mini-ontology consists of a </w:t>
      </w:r>
      <w:r w:rsidR="007877E4">
        <w:rPr>
          <w:rFonts w:ascii="Arial" w:hAnsi="Arial" w:cs="Arial"/>
          <w:szCs w:val="18"/>
        </w:rPr>
        <w:t>few</w:t>
      </w:r>
      <w:r>
        <w:rPr>
          <w:rFonts w:ascii="Arial" w:hAnsi="Arial" w:cs="Arial"/>
          <w:szCs w:val="18"/>
        </w:rPr>
        <w:t xml:space="preserve"> classes and relationships. It treats a study as a collection of Activities that are performed on Persons (i.e. </w:t>
      </w:r>
      <w:proofErr w:type="spellStart"/>
      <w:r>
        <w:rPr>
          <w:rFonts w:ascii="Arial" w:hAnsi="Arial" w:cs="Arial"/>
          <w:szCs w:val="18"/>
        </w:rPr>
        <w:t>HumanStudySubject</w:t>
      </w:r>
      <w:proofErr w:type="spellEnd"/>
      <w:r>
        <w:rPr>
          <w:rFonts w:ascii="Arial" w:hAnsi="Arial" w:cs="Arial"/>
          <w:szCs w:val="18"/>
        </w:rPr>
        <w:t xml:space="preserve">). Persons may be afflicted by one or more Medical Conditions. </w:t>
      </w:r>
      <w:r w:rsidR="00293FC0">
        <w:rPr>
          <w:rFonts w:ascii="Arial" w:hAnsi="Arial" w:cs="Arial"/>
          <w:szCs w:val="18"/>
        </w:rPr>
        <w:t>It also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standard categorical terms from a dictionary or can be numeric data with or without associated units. </w:t>
      </w:r>
      <w:r w:rsidR="009D72FA">
        <w:rPr>
          <w:rFonts w:ascii="Arial" w:hAnsi="Arial" w:cs="Arial"/>
          <w:szCs w:val="18"/>
        </w:rPr>
        <w:t xml:space="preserve">Analyses are processes that take </w:t>
      </w:r>
      <w:del w:id="128" w:author="Tim Williams" w:date="2017-08-15T15:20:00Z">
        <w:r w:rsidR="009D72FA" w:rsidDel="002413DC">
          <w:rPr>
            <w:rFonts w:ascii="Arial" w:hAnsi="Arial" w:cs="Arial"/>
            <w:szCs w:val="18"/>
          </w:rPr>
          <w:delText xml:space="preserve">as input </w:delText>
        </w:r>
      </w:del>
      <w:r w:rsidR="009D72FA">
        <w:rPr>
          <w:rFonts w:ascii="Arial" w:hAnsi="Arial" w:cs="Arial"/>
          <w:szCs w:val="18"/>
        </w:rPr>
        <w:t xml:space="preserve">Activity Outcomes </w:t>
      </w:r>
      <w:ins w:id="129" w:author="Tim Williams" w:date="2017-08-15T15:20:00Z">
        <w:r w:rsidR="002413DC">
          <w:rPr>
            <w:rFonts w:ascii="Arial" w:hAnsi="Arial" w:cs="Arial"/>
            <w:szCs w:val="18"/>
          </w:rPr>
          <w:t xml:space="preserve">as input </w:t>
        </w:r>
      </w:ins>
      <w:del w:id="130" w:author="Tim Williams" w:date="2017-08-15T15:21:00Z">
        <w:r w:rsidR="009D72FA" w:rsidDel="002413DC">
          <w:rPr>
            <w:rFonts w:ascii="Arial" w:hAnsi="Arial" w:cs="Arial"/>
            <w:szCs w:val="18"/>
          </w:rPr>
          <w:delText xml:space="preserve">and </w:delText>
        </w:r>
      </w:del>
      <w:ins w:id="131" w:author="Tim Williams" w:date="2017-08-15T15:21:00Z">
        <w:r w:rsidR="002413DC">
          <w:rPr>
            <w:rFonts w:ascii="Arial" w:hAnsi="Arial" w:cs="Arial"/>
            <w:szCs w:val="18"/>
          </w:rPr>
          <w:t>to</w:t>
        </w:r>
        <w:r w:rsidR="002413DC">
          <w:rPr>
            <w:rFonts w:ascii="Arial" w:hAnsi="Arial" w:cs="Arial"/>
            <w:szCs w:val="18"/>
          </w:rPr>
          <w:t xml:space="preserve"> </w:t>
        </w:r>
      </w:ins>
      <w:r w:rsidR="009D72FA">
        <w:rPr>
          <w:rFonts w:ascii="Arial" w:hAnsi="Arial" w:cs="Arial"/>
          <w:szCs w:val="18"/>
        </w:rPr>
        <w:t>generate</w:t>
      </w:r>
      <w:del w:id="132" w:author="Tim Williams" w:date="2017-08-15T15:20:00Z">
        <w:r w:rsidR="009D72FA" w:rsidDel="002413DC">
          <w:rPr>
            <w:rFonts w:ascii="Arial" w:hAnsi="Arial" w:cs="Arial"/>
            <w:szCs w:val="18"/>
          </w:rPr>
          <w:delText>s</w:delText>
        </w:r>
      </w:del>
      <w:r w:rsidR="009D72FA">
        <w:rPr>
          <w:rFonts w:ascii="Arial" w:hAnsi="Arial" w:cs="Arial"/>
          <w:szCs w:val="18"/>
        </w:rPr>
        <w:t xml:space="preserve">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lastRenderedPageBreak/>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Default="005B7D47" w:rsidP="009B16D2">
      <w:pPr>
        <w:pStyle w:val="PaperBody"/>
        <w:numPr>
          <w:ilvl w:val="1"/>
          <w:numId w:val="31"/>
        </w:numPr>
        <w:spacing w:before="0"/>
        <w:rPr>
          <w:rFonts w:ascii="Arial" w:hAnsi="Arial" w:cs="Arial"/>
          <w:szCs w:val="18"/>
        </w:rPr>
      </w:pPr>
      <w:proofErr w:type="spellStart"/>
      <w:r>
        <w:rPr>
          <w:rFonts w:ascii="Arial" w:hAnsi="Arial" w:cs="Arial"/>
          <w:szCs w:val="18"/>
        </w:rPr>
        <w:t>HumanStudySubject</w:t>
      </w:r>
      <w:proofErr w:type="spellEnd"/>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44D6DF7A"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w:t>
      </w:r>
      <w:ins w:id="133" w:author="Tim Williams" w:date="2017-08-15T15:23:00Z">
        <w:r w:rsidR="002413DC">
          <w:rPr>
            <w:rFonts w:ascii="Arial" w:hAnsi="Arial" w:cs="Arial"/>
            <w:szCs w:val="18"/>
          </w:rPr>
          <w:t xml:space="preserve">in </w:t>
        </w:r>
        <w:r w:rsidR="002413DC">
          <w:rPr>
            <w:rFonts w:ascii="Arial" w:hAnsi="Arial" w:cs="Arial"/>
            <w:szCs w:val="18"/>
          </w:rPr>
          <w:fldChar w:fldCharType="begin"/>
        </w:r>
        <w:r w:rsidR="002413DC">
          <w:rPr>
            <w:rFonts w:ascii="Arial" w:hAnsi="Arial" w:cs="Arial"/>
            <w:szCs w:val="18"/>
          </w:rPr>
          <w:instrText xml:space="preserve"> REF _Ref490573938 \h </w:instrText>
        </w:r>
        <w:r w:rsidR="002413DC">
          <w:rPr>
            <w:rFonts w:ascii="Arial" w:hAnsi="Arial" w:cs="Arial"/>
            <w:szCs w:val="18"/>
          </w:rPr>
        </w:r>
      </w:ins>
      <w:r w:rsidR="002413DC">
        <w:rPr>
          <w:rFonts w:ascii="Arial" w:hAnsi="Arial" w:cs="Arial"/>
          <w:szCs w:val="18"/>
        </w:rPr>
        <w:fldChar w:fldCharType="separate"/>
      </w:r>
      <w:ins w:id="134" w:author="Tim Williams" w:date="2017-08-15T15:23:00Z">
        <w:r w:rsidR="002413DC" w:rsidRPr="002413DC">
          <w:rPr>
            <w:rFonts w:ascii="Arial" w:hAnsi="Arial" w:cs="Arial"/>
          </w:rPr>
          <w:t xml:space="preserve">Figure </w:t>
        </w:r>
        <w:r w:rsidR="002413DC" w:rsidRPr="002413DC">
          <w:rPr>
            <w:rFonts w:ascii="Arial" w:hAnsi="Arial" w:cs="Arial"/>
            <w:noProof/>
          </w:rPr>
          <w:t>1</w:t>
        </w:r>
        <w:r w:rsidR="002413DC">
          <w:rPr>
            <w:rFonts w:ascii="Arial" w:hAnsi="Arial" w:cs="Arial"/>
            <w:szCs w:val="18"/>
          </w:rPr>
          <w:fldChar w:fldCharType="end"/>
        </w:r>
      </w:ins>
      <w:del w:id="135" w:author="Tim Williams" w:date="2017-08-15T15:23:00Z">
        <w:r w:rsidDel="002413DC">
          <w:rPr>
            <w:rFonts w:ascii="Arial" w:hAnsi="Arial" w:cs="Arial"/>
            <w:szCs w:val="18"/>
          </w:rPr>
          <w:delText>below</w:delText>
        </w:r>
      </w:del>
      <w:r>
        <w:rPr>
          <w:rFonts w:ascii="Arial" w:hAnsi="Arial" w:cs="Arial"/>
          <w:szCs w:val="18"/>
        </w:rPr>
        <w:t xml:space="preserve">.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31A2C36A" w14:textId="77777777" w:rsidR="002413DC" w:rsidRDefault="00DA72A6" w:rsidP="002413DC">
      <w:pPr>
        <w:pStyle w:val="PaperBody"/>
        <w:keepNext/>
        <w:widowControl/>
        <w:spacing w:before="0"/>
        <w:jc w:val="both"/>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76B25AD4" w14:textId="05DFAE4E" w:rsidR="003801C1" w:rsidRPr="002413DC" w:rsidRDefault="002413DC" w:rsidP="002413DC">
      <w:pPr>
        <w:pStyle w:val="Caption"/>
        <w:jc w:val="center"/>
        <w:rPr>
          <w:rFonts w:ascii="Arial" w:hAnsi="Arial" w:cs="Arial"/>
          <w:color w:val="auto"/>
        </w:rPr>
      </w:pPr>
      <w:bookmarkStart w:id="136" w:name="_Ref49057393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Pr>
          <w:rFonts w:ascii="Arial" w:hAnsi="Arial" w:cs="Arial"/>
          <w:noProof/>
          <w:color w:val="auto"/>
        </w:rPr>
        <w:t>1</w:t>
      </w:r>
      <w:r w:rsidRPr="002413DC">
        <w:rPr>
          <w:rFonts w:ascii="Arial" w:hAnsi="Arial" w:cs="Arial"/>
          <w:color w:val="auto"/>
        </w:rPr>
        <w:fldChar w:fldCharType="end"/>
      </w:r>
      <w:bookmarkEnd w:id="136"/>
      <w:r w:rsidRPr="002413DC">
        <w:rPr>
          <w:rFonts w:ascii="Arial" w:hAnsi="Arial" w:cs="Arial"/>
          <w:color w:val="auto"/>
        </w:rPr>
        <w:t xml:space="preserve"> Minimal Study Ontology</w:t>
      </w:r>
    </w:p>
    <w:p w14:paraId="45C1AC1C" w14:textId="4CB90E37" w:rsidR="003801C1" w:rsidRDefault="003801C1" w:rsidP="00C214A3">
      <w:pPr>
        <w:pStyle w:val="PaperBody"/>
        <w:widowControl/>
        <w:spacing w:before="0"/>
        <w:jc w:val="both"/>
        <w:rPr>
          <w:rFonts w:ascii="Arial" w:hAnsi="Arial" w:cs="Arial"/>
          <w:szCs w:val="18"/>
        </w:rPr>
      </w:pPr>
    </w:p>
    <w:p w14:paraId="714858BB" w14:textId="34405029" w:rsidR="003801C1" w:rsidRDefault="003801C1" w:rsidP="003801C1">
      <w:pPr>
        <w:pStyle w:val="PaperBody"/>
        <w:keepNext/>
        <w:widowControl/>
        <w:spacing w:before="0"/>
        <w:jc w:val="both"/>
      </w:pPr>
    </w:p>
    <w:p w14:paraId="479D53F6" w14:textId="15F9871A" w:rsidR="003801C1" w:rsidRDefault="003801C1" w:rsidP="00C214A3">
      <w:pPr>
        <w:pStyle w:val="PaperBody"/>
        <w:widowControl/>
        <w:spacing w:before="0"/>
        <w:jc w:val="both"/>
        <w:rPr>
          <w:rFonts w:ascii="Arial" w:hAnsi="Arial" w:cs="Arial"/>
          <w:szCs w:val="18"/>
        </w:rPr>
      </w:pPr>
    </w:p>
    <w:p w14:paraId="20C0A187" w14:textId="77777777" w:rsidR="003801C1" w:rsidRDefault="003801C1" w:rsidP="00C214A3">
      <w:pPr>
        <w:pStyle w:val="PaperBody"/>
        <w:widowControl/>
        <w:spacing w:before="0"/>
        <w:jc w:val="both"/>
        <w:rPr>
          <w:rFonts w:ascii="Arial" w:hAnsi="Arial" w:cs="Arial"/>
          <w:szCs w:val="18"/>
        </w:rPr>
      </w:pPr>
    </w:p>
    <w:p w14:paraId="4F4EB6D4" w14:textId="77777777" w:rsidR="000C54A0" w:rsidRDefault="000C54A0" w:rsidP="00C214A3">
      <w:pPr>
        <w:pStyle w:val="PaperBody"/>
        <w:widowControl/>
        <w:spacing w:before="0"/>
        <w:jc w:val="both"/>
        <w:rPr>
          <w:rFonts w:ascii="Arial" w:hAnsi="Arial" w:cs="Arial"/>
          <w:szCs w:val="18"/>
        </w:rPr>
      </w:pP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2202258A" w14:textId="77777777" w:rsidR="000C54A0" w:rsidRDefault="000C54A0" w:rsidP="00C214A3">
      <w:pPr>
        <w:pStyle w:val="PaperBody"/>
        <w:widowControl/>
        <w:spacing w:before="0"/>
        <w:jc w:val="both"/>
        <w:rPr>
          <w:rFonts w:ascii="Arial" w:hAnsi="Arial" w:cs="Arial"/>
          <w:szCs w:val="18"/>
        </w:rPr>
      </w:pPr>
    </w:p>
    <w:p w14:paraId="6D6B9441" w14:textId="6168BA49" w:rsidR="009D72FA" w:rsidRDefault="009D72FA" w:rsidP="002413DC">
      <w:pPr>
        <w:pStyle w:val="PaperBody"/>
        <w:widowControl/>
        <w:spacing w:before="0"/>
        <w:jc w:val="both"/>
        <w:rPr>
          <w:rFonts w:ascii="Arial" w:hAnsi="Arial" w:cs="Arial"/>
          <w:szCs w:val="18"/>
        </w:rPr>
      </w:pPr>
      <w:proofErr w:type="gramStart"/>
      <w:r>
        <w:rPr>
          <w:rFonts w:ascii="Arial" w:hAnsi="Arial" w:cs="Arial"/>
          <w:szCs w:val="18"/>
        </w:rPr>
        <w:t>In order to</w:t>
      </w:r>
      <w:proofErr w:type="gramEnd"/>
      <w:r>
        <w:rPr>
          <w:rFonts w:ascii="Arial" w:hAnsi="Arial" w:cs="Arial"/>
          <w:szCs w:val="18"/>
        </w:rPr>
        <w:t xml:space="preserve"> achieve one of the major goals of the project, the automated generation of highly conformant SDTM data for submission, we chose to leverage previous work:</w:t>
      </w:r>
    </w:p>
    <w:p w14:paraId="4A155FAB" w14:textId="40BD8BBC"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The </w:t>
      </w:r>
      <w:proofErr w:type="spellStart"/>
      <w:r>
        <w:rPr>
          <w:rFonts w:ascii="Arial" w:hAnsi="Arial" w:cs="Arial"/>
          <w:szCs w:val="18"/>
        </w:rPr>
        <w:t>PhuSE</w:t>
      </w:r>
      <w:proofErr w:type="spellEnd"/>
      <w:r>
        <w:rPr>
          <w:rFonts w:ascii="Arial" w:hAnsi="Arial" w:cs="Arial"/>
          <w:szCs w:val="18"/>
        </w:rPr>
        <w:t xml:space="preserve"> CDISC to RDF project, which modeled the CDISC standards using RDF. This work enables the derivation of SDTM datasets from the knowledgebase.</w:t>
      </w:r>
    </w:p>
    <w:p w14:paraId="1D25F046" w14:textId="77777777"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SDTM terminology in RDF, which is published by the National Cancer Institute and allows linking of important concepts in the mini-ontology to the controlled terms defined by CDISC</w:t>
      </w:r>
    </w:p>
    <w:p w14:paraId="591451AF" w14:textId="77777777"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BRIDG 4.2 ontology, which allows reuse of existing BRIDG concepts in the ontology as needed</w:t>
      </w:r>
    </w:p>
    <w:p w14:paraId="214544F5" w14:textId="77777777" w:rsidR="007F444E"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W3C Time ontology, which provides a standard representation of temporal concepts in RDF (instants, intervals, start/end dates, etc.) </w:t>
      </w:r>
    </w:p>
    <w:p w14:paraId="55057112" w14:textId="77777777" w:rsidR="007F444E" w:rsidRDefault="007F444E" w:rsidP="002413DC">
      <w:pPr>
        <w:pStyle w:val="PaperBody"/>
        <w:widowControl/>
        <w:spacing w:before="0"/>
        <w:jc w:val="both"/>
        <w:rPr>
          <w:rFonts w:ascii="Arial" w:hAnsi="Arial" w:cs="Arial"/>
          <w:szCs w:val="18"/>
        </w:rPr>
      </w:pPr>
    </w:p>
    <w:p w14:paraId="5774BF48" w14:textId="77777777" w:rsidR="007F444E" w:rsidRDefault="007F444E" w:rsidP="002413DC">
      <w:pPr>
        <w:pStyle w:val="PaperBody"/>
        <w:widowControl/>
        <w:spacing w:before="0"/>
        <w:jc w:val="both"/>
        <w:rPr>
          <w:rFonts w:ascii="Arial" w:hAnsi="Arial" w:cs="Arial"/>
          <w:szCs w:val="18"/>
        </w:rPr>
      </w:pPr>
      <w:r>
        <w:rPr>
          <w:rFonts w:ascii="Arial" w:hAnsi="Arial" w:cs="Arial"/>
          <w:szCs w:val="18"/>
        </w:rPr>
        <w:t xml:space="preserve">We </w:t>
      </w:r>
      <w:proofErr w:type="gramStart"/>
      <w:r>
        <w:rPr>
          <w:rFonts w:ascii="Arial" w:hAnsi="Arial" w:cs="Arial"/>
          <w:szCs w:val="18"/>
        </w:rPr>
        <w:t>were able to</w:t>
      </w:r>
      <w:proofErr w:type="gramEnd"/>
      <w:r>
        <w:rPr>
          <w:rFonts w:ascii="Arial" w:hAnsi="Arial" w:cs="Arial"/>
          <w:szCs w:val="18"/>
        </w:rPr>
        <w:t xml:space="preserve">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5517CEBC" w14:textId="77777777" w:rsidR="007F444E" w:rsidRDefault="007F444E" w:rsidP="007F444E">
      <w:pPr>
        <w:pStyle w:val="PaperBody"/>
        <w:widowControl/>
        <w:spacing w:before="0"/>
        <w:jc w:val="both"/>
        <w:rPr>
          <w:rFonts w:ascii="Arial" w:hAnsi="Arial" w:cs="Arial"/>
          <w:szCs w:val="18"/>
        </w:rPr>
      </w:pPr>
    </w:p>
    <w:p w14:paraId="4C583191" w14:textId="793EC788" w:rsidR="007F444E" w:rsidRDefault="007F444E" w:rsidP="002413DC">
      <w:pPr>
        <w:pStyle w:val="PaperBody"/>
        <w:widowControl/>
        <w:numPr>
          <w:ilvl w:val="0"/>
          <w:numId w:val="33"/>
        </w:numPr>
        <w:spacing w:before="0"/>
        <w:jc w:val="both"/>
        <w:rPr>
          <w:rFonts w:ascii="Arial" w:hAnsi="Arial" w:cs="Arial"/>
          <w:szCs w:val="18"/>
        </w:rPr>
      </w:pPr>
      <w:proofErr w:type="spellStart"/>
      <w:r>
        <w:rPr>
          <w:rFonts w:ascii="Arial" w:hAnsi="Arial" w:cs="Arial"/>
          <w:szCs w:val="18"/>
        </w:rPr>
        <w:lastRenderedPageBreak/>
        <w:t>code.ttl</w:t>
      </w:r>
      <w:proofErr w:type="spellEnd"/>
      <w:r>
        <w:rPr>
          <w:rFonts w:ascii="Arial" w:hAnsi="Arial" w:cs="Arial"/>
          <w:szCs w:val="18"/>
        </w:rPr>
        <w:t xml:space="preserve"> </w:t>
      </w:r>
      <w:r w:rsidR="003635A7">
        <w:rPr>
          <w:rFonts w:ascii="Arial" w:hAnsi="Arial" w:cs="Arial"/>
          <w:szCs w:val="18"/>
        </w:rPr>
        <w:t>–</w:t>
      </w:r>
      <w:r>
        <w:rPr>
          <w:rFonts w:ascii="Arial" w:hAnsi="Arial" w:cs="Arial"/>
          <w:szCs w:val="18"/>
        </w:rPr>
        <w:t xml:space="preserve"> this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xml:space="preserve">. It currently provides links to </w:t>
      </w:r>
      <w:proofErr w:type="spellStart"/>
      <w:r>
        <w:rPr>
          <w:rFonts w:ascii="Arial" w:hAnsi="Arial" w:cs="Arial"/>
          <w:szCs w:val="18"/>
        </w:rPr>
        <w:t>sdtm</w:t>
      </w:r>
      <w:proofErr w:type="spellEnd"/>
      <w:r>
        <w:rPr>
          <w:rFonts w:ascii="Arial" w:hAnsi="Arial" w:cs="Arial"/>
          <w:szCs w:val="18"/>
        </w:rPr>
        <w:t xml:space="preserve">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5D8168F1" w:rsidR="007F444E" w:rsidRDefault="007F444E" w:rsidP="002413DC">
      <w:pPr>
        <w:pStyle w:val="PaperBody"/>
        <w:widowControl/>
        <w:numPr>
          <w:ilvl w:val="0"/>
          <w:numId w:val="33"/>
        </w:numPr>
        <w:spacing w:before="0"/>
        <w:jc w:val="both"/>
        <w:rPr>
          <w:rFonts w:ascii="Arial" w:hAnsi="Arial" w:cs="Arial"/>
          <w:szCs w:val="18"/>
        </w:rPr>
      </w:pPr>
      <w:proofErr w:type="spellStart"/>
      <w:r>
        <w:rPr>
          <w:rFonts w:ascii="Arial" w:hAnsi="Arial" w:cs="Arial"/>
          <w:szCs w:val="18"/>
        </w:rPr>
        <w:t>study.ttl</w:t>
      </w:r>
      <w:proofErr w:type="spellEnd"/>
      <w:r>
        <w:rPr>
          <w:rFonts w:ascii="Arial" w:hAnsi="Arial" w:cs="Arial"/>
          <w:szCs w:val="18"/>
        </w:rPr>
        <w:t xml:space="preserve"> – contains the study </w:t>
      </w:r>
      <w:proofErr w:type="spellStart"/>
      <w:r>
        <w:rPr>
          <w:rFonts w:ascii="Arial" w:hAnsi="Arial" w:cs="Arial"/>
          <w:szCs w:val="18"/>
        </w:rPr>
        <w:t>metatmodel</w:t>
      </w:r>
      <w:proofErr w:type="spellEnd"/>
      <w:r>
        <w:rPr>
          <w:rFonts w:ascii="Arial" w:hAnsi="Arial" w:cs="Arial"/>
          <w:szCs w:val="18"/>
        </w:rPr>
        <w:t xml:space="preserve"> in OWL. It contains the core classes and relationships previously discussed that are common to all studies. This ontology imports </w:t>
      </w:r>
      <w:proofErr w:type="spellStart"/>
      <w:r>
        <w:rPr>
          <w:rFonts w:ascii="Arial" w:hAnsi="Arial" w:cs="Arial"/>
          <w:szCs w:val="18"/>
        </w:rPr>
        <w:t>code.ttl</w:t>
      </w:r>
      <w:proofErr w:type="spellEnd"/>
      <w:r w:rsidR="00E56858">
        <w:rPr>
          <w:rFonts w:ascii="Arial" w:hAnsi="Arial" w:cs="Arial"/>
          <w:szCs w:val="18"/>
        </w:rPr>
        <w:t xml:space="preserve">. It is anticipated that this file will also be publicly available on the web. </w:t>
      </w:r>
    </w:p>
    <w:p w14:paraId="2AD2B485" w14:textId="4F3DB17E" w:rsidR="007F444E" w:rsidRDefault="00E56858" w:rsidP="002413DC">
      <w:pPr>
        <w:pStyle w:val="PaperBody"/>
        <w:widowControl/>
        <w:numPr>
          <w:ilvl w:val="0"/>
          <w:numId w:val="33"/>
        </w:numPr>
        <w:spacing w:before="0"/>
        <w:jc w:val="both"/>
        <w:rPr>
          <w:rFonts w:ascii="Arial" w:hAnsi="Arial" w:cs="Arial"/>
          <w:szCs w:val="18"/>
        </w:rPr>
      </w:pPr>
      <w:r>
        <w:rPr>
          <w:rFonts w:ascii="Arial" w:hAnsi="Arial" w:cs="Arial"/>
          <w:szCs w:val="18"/>
        </w:rPr>
        <w:t>c</w:t>
      </w:r>
      <w:r w:rsidR="007F444E">
        <w:rPr>
          <w:rFonts w:ascii="Arial" w:hAnsi="Arial" w:cs="Arial"/>
          <w:szCs w:val="18"/>
        </w:rPr>
        <w:t>discpilot01-protocol</w:t>
      </w:r>
      <w:r w:rsidR="00DE6399">
        <w:rPr>
          <w:rFonts w:ascii="Arial" w:hAnsi="Arial" w:cs="Arial"/>
          <w:szCs w:val="18"/>
        </w:rPr>
        <w:t>.ttl</w:t>
      </w:r>
      <w:r w:rsidR="007F444E">
        <w:rPr>
          <w:rFonts w:ascii="Arial" w:hAnsi="Arial" w:cs="Arial"/>
          <w:szCs w:val="18"/>
        </w:rPr>
        <w:t xml:space="preserve"> – contains the concepts and relationships</w:t>
      </w:r>
      <w:r>
        <w:rPr>
          <w:rFonts w:ascii="Arial" w:hAnsi="Arial" w:cs="Arial"/>
          <w:szCs w:val="18"/>
        </w:rPr>
        <w:t xml:space="preserve"> that are specific for the protocol of the pilot study. It contains the protocol-specified activities, rule sets, and controlled terms/value sets. It imports the </w:t>
      </w:r>
      <w:proofErr w:type="spellStart"/>
      <w:r>
        <w:rPr>
          <w:rFonts w:ascii="Arial" w:hAnsi="Arial" w:cs="Arial"/>
          <w:szCs w:val="18"/>
        </w:rPr>
        <w:t>study.ttl</w:t>
      </w:r>
      <w:proofErr w:type="spellEnd"/>
      <w:r>
        <w:rPr>
          <w:rFonts w:ascii="Arial" w:hAnsi="Arial" w:cs="Arial"/>
          <w:szCs w:val="18"/>
        </w:rPr>
        <w:t xml:space="preserve"> ontology. It is expected that this file will be the primary source to generate the blank case report form and the define.xml contents. Since study protocols are considered proprietary, it is expected this file will reside behind a firewall with restricted access. It also define</w:t>
      </w:r>
      <w:ins w:id="137" w:author="Tim Williams" w:date="2017-08-15T15:24:00Z">
        <w:r w:rsidR="002413DC">
          <w:rPr>
            <w:rFonts w:ascii="Arial" w:hAnsi="Arial" w:cs="Arial"/>
            <w:szCs w:val="18"/>
          </w:rPr>
          <w:t>s</w:t>
        </w:r>
      </w:ins>
      <w:del w:id="138" w:author="Tim Williams" w:date="2017-08-15T15:24:00Z">
        <w:r w:rsidDel="002413DC">
          <w:rPr>
            <w:rFonts w:ascii="Arial" w:hAnsi="Arial" w:cs="Arial"/>
            <w:szCs w:val="18"/>
          </w:rPr>
          <w:delText>d</w:delText>
        </w:r>
      </w:del>
      <w:r>
        <w:rPr>
          <w:rFonts w:ascii="Arial" w:hAnsi="Arial" w:cs="Arial"/>
          <w:szCs w:val="18"/>
        </w:rPr>
        <w:t xml:space="preserve"> a separate namespace called custom: to store protocol-specific concepts and custom terms that are not present in </w:t>
      </w:r>
      <w:proofErr w:type="spellStart"/>
      <w:r>
        <w:rPr>
          <w:rFonts w:ascii="Arial" w:hAnsi="Arial" w:cs="Arial"/>
          <w:szCs w:val="18"/>
        </w:rPr>
        <w:t>code.ttl</w:t>
      </w:r>
      <w:proofErr w:type="spellEnd"/>
    </w:p>
    <w:p w14:paraId="79D798D3" w14:textId="300A6A0E" w:rsidR="00E56858" w:rsidRDefault="00DE6399" w:rsidP="002413DC">
      <w:pPr>
        <w:pStyle w:val="PaperBody"/>
        <w:widowControl/>
        <w:numPr>
          <w:ilvl w:val="0"/>
          <w:numId w:val="33"/>
        </w:numPr>
        <w:spacing w:before="0"/>
        <w:jc w:val="both"/>
        <w:rPr>
          <w:rFonts w:ascii="Arial" w:hAnsi="Arial" w:cs="Arial"/>
          <w:szCs w:val="18"/>
        </w:rPr>
      </w:pPr>
      <w:r>
        <w:rPr>
          <w:rFonts w:ascii="Arial" w:hAnsi="Arial" w:cs="Arial"/>
          <w:szCs w:val="18"/>
        </w:rPr>
        <w:t>cdiscpilot01.ttl – contains the instance data for the study. It imports the cdiscpilot01-protocol.ttl file</w:t>
      </w:r>
      <w:r w:rsidR="00DB6FD3">
        <w:rPr>
          <w:rFonts w:ascii="Arial" w:hAnsi="Arial" w:cs="Arial"/>
          <w:szCs w:val="18"/>
        </w:rPr>
        <w:t xml:space="preserve">. This file also resides behind a firewall. </w:t>
      </w:r>
    </w:p>
    <w:p w14:paraId="745F45A3" w14:textId="1A936D6F" w:rsidR="00DE6399" w:rsidRDefault="00DE6399" w:rsidP="002413DC">
      <w:pPr>
        <w:pStyle w:val="PaperBody"/>
        <w:widowControl/>
        <w:numPr>
          <w:ilvl w:val="0"/>
          <w:numId w:val="33"/>
        </w:numPr>
        <w:spacing w:before="0"/>
        <w:jc w:val="both"/>
        <w:rPr>
          <w:rFonts w:ascii="Arial" w:hAnsi="Arial" w:cs="Arial"/>
          <w:szCs w:val="18"/>
        </w:rPr>
      </w:pPr>
      <w:proofErr w:type="spellStart"/>
      <w:r>
        <w:rPr>
          <w:rFonts w:ascii="Arial" w:hAnsi="Arial" w:cs="Arial"/>
          <w:szCs w:val="18"/>
        </w:rPr>
        <w:t>sdtm.ttl</w:t>
      </w:r>
      <w:proofErr w:type="spellEnd"/>
      <w:r>
        <w:rPr>
          <w:rFonts w:ascii="Arial" w:hAnsi="Arial" w:cs="Arial"/>
          <w:szCs w:val="18"/>
        </w:rPr>
        <w:t xml:space="preserve"> – contains or links to the </w:t>
      </w:r>
      <w:proofErr w:type="spellStart"/>
      <w:r>
        <w:rPr>
          <w:rFonts w:ascii="Arial" w:hAnsi="Arial" w:cs="Arial"/>
          <w:szCs w:val="18"/>
        </w:rPr>
        <w:t>sdtm</w:t>
      </w:r>
      <w:proofErr w:type="spellEnd"/>
      <w:r>
        <w:rPr>
          <w:rFonts w:ascii="Arial" w:hAnsi="Arial" w:cs="Arial"/>
          <w:szCs w:val="18"/>
        </w:rPr>
        <w:t xml:space="preserve"> ontologies that are useful in creating valid </w:t>
      </w:r>
      <w:proofErr w:type="spellStart"/>
      <w:r>
        <w:rPr>
          <w:rFonts w:ascii="Arial" w:hAnsi="Arial" w:cs="Arial"/>
          <w:szCs w:val="18"/>
        </w:rPr>
        <w:t>sdtm</w:t>
      </w:r>
      <w:proofErr w:type="spellEnd"/>
      <w:r>
        <w:rPr>
          <w:rFonts w:ascii="Arial" w:hAnsi="Arial" w:cs="Arial"/>
          <w:szCs w:val="18"/>
        </w:rPr>
        <w:t xml:space="preserve"> datasets from the knowledgebase.</w:t>
      </w:r>
      <w:r w:rsidR="00DB6FD3">
        <w:rPr>
          <w:rFonts w:ascii="Arial" w:hAnsi="Arial" w:cs="Arial"/>
          <w:szCs w:val="18"/>
        </w:rPr>
        <w:t xml:space="preserve"> This file is publicly available</w:t>
      </w:r>
    </w:p>
    <w:p w14:paraId="05DBE4EE" w14:textId="18788BDA" w:rsidR="00DE6399" w:rsidRDefault="00DE6399" w:rsidP="002413DC">
      <w:pPr>
        <w:pStyle w:val="PaperBody"/>
        <w:widowControl/>
        <w:numPr>
          <w:ilvl w:val="0"/>
          <w:numId w:val="33"/>
        </w:numPr>
        <w:spacing w:before="0"/>
        <w:jc w:val="both"/>
        <w:rPr>
          <w:rFonts w:ascii="Arial" w:hAnsi="Arial" w:cs="Arial"/>
          <w:szCs w:val="18"/>
        </w:rPr>
      </w:pPr>
      <w:r>
        <w:rPr>
          <w:rFonts w:ascii="Arial" w:hAnsi="Arial" w:cs="Arial"/>
          <w:szCs w:val="18"/>
        </w:rPr>
        <w:t xml:space="preserve">sdtm-cdiscpilot01.ttl – links the instance data in cdiscpilot01.ttl with the </w:t>
      </w:r>
      <w:proofErr w:type="spellStart"/>
      <w:r>
        <w:rPr>
          <w:rFonts w:ascii="Arial" w:hAnsi="Arial" w:cs="Arial"/>
          <w:szCs w:val="18"/>
        </w:rPr>
        <w:t>sdtm</w:t>
      </w:r>
      <w:proofErr w:type="spellEnd"/>
      <w:r>
        <w:rPr>
          <w:rFonts w:ascii="Arial" w:hAnsi="Arial" w:cs="Arial"/>
          <w:szCs w:val="18"/>
        </w:rPr>
        <w:t xml:space="preserve"> ontology in </w:t>
      </w:r>
      <w:proofErr w:type="spellStart"/>
      <w:r>
        <w:rPr>
          <w:rFonts w:ascii="Arial" w:hAnsi="Arial" w:cs="Arial"/>
          <w:szCs w:val="18"/>
        </w:rPr>
        <w:t>sdtm.ttl</w:t>
      </w:r>
      <w:proofErr w:type="spellEnd"/>
      <w:r>
        <w:rPr>
          <w:rFonts w:ascii="Arial" w:hAnsi="Arial" w:cs="Arial"/>
          <w:szCs w:val="18"/>
        </w:rPr>
        <w:t xml:space="preserve"> from which the </w:t>
      </w:r>
      <w:proofErr w:type="spellStart"/>
      <w:r>
        <w:rPr>
          <w:rFonts w:ascii="Arial" w:hAnsi="Arial" w:cs="Arial"/>
          <w:szCs w:val="18"/>
        </w:rPr>
        <w:t>sdtm</w:t>
      </w:r>
      <w:proofErr w:type="spellEnd"/>
      <w:r>
        <w:rPr>
          <w:rFonts w:ascii="Arial" w:hAnsi="Arial" w:cs="Arial"/>
          <w:szCs w:val="18"/>
        </w:rPr>
        <w:t xml:space="preserve">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2413DC">
      <w:pPr>
        <w:pStyle w:val="PaperBody"/>
        <w:widowControl/>
        <w:spacing w:before="0"/>
        <w:jc w:val="both"/>
        <w:rPr>
          <w:rFonts w:ascii="Arial" w:hAnsi="Arial" w:cs="Arial"/>
          <w:szCs w:val="18"/>
        </w:rPr>
      </w:pPr>
    </w:p>
    <w:p w14:paraId="10877A5B" w14:textId="1E80B8EF" w:rsidR="00E61872" w:rsidRPr="009B16D2" w:rsidRDefault="002413DC" w:rsidP="002413DC">
      <w:pPr>
        <w:pStyle w:val="PaperBody"/>
        <w:keepNext/>
        <w:widowControl/>
        <w:spacing w:before="0"/>
        <w:jc w:val="both"/>
        <w:rPr>
          <w:rFonts w:ascii="Arial" w:hAnsi="Arial" w:cs="Arial"/>
          <w:szCs w:val="18"/>
        </w:rPr>
      </w:pPr>
      <w:r>
        <w:rPr>
          <w:rFonts w:ascii="Arial" w:hAnsi="Arial" w:cs="Arial"/>
          <w:szCs w:val="18"/>
        </w:rPr>
        <w:fldChar w:fldCharType="begin"/>
      </w:r>
      <w:r>
        <w:rPr>
          <w:rFonts w:ascii="Arial" w:hAnsi="Arial" w:cs="Arial"/>
          <w:szCs w:val="18"/>
        </w:rPr>
        <w:instrText xml:space="preserve"> REF _Ref490574078 \h </w:instrText>
      </w:r>
      <w:r>
        <w:rPr>
          <w:rFonts w:ascii="Arial" w:hAnsi="Arial" w:cs="Arial"/>
          <w:szCs w:val="18"/>
        </w:rPr>
      </w:r>
      <w:r>
        <w:rPr>
          <w:rFonts w:ascii="Arial" w:hAnsi="Arial" w:cs="Arial"/>
          <w:szCs w:val="18"/>
        </w:rPr>
        <w:instrText xml:space="preserve"> \* MERGEFORMAT </w:instrText>
      </w:r>
      <w:r>
        <w:rPr>
          <w:rFonts w:ascii="Arial" w:hAnsi="Arial" w:cs="Arial"/>
          <w:szCs w:val="18"/>
        </w:rPr>
        <w:fldChar w:fldCharType="separate"/>
      </w:r>
      <w:r w:rsidRPr="002413DC">
        <w:rPr>
          <w:rFonts w:ascii="Arial" w:hAnsi="Arial" w:cs="Arial"/>
        </w:rPr>
        <w:t xml:space="preserve">Figure </w:t>
      </w:r>
      <w:r w:rsidRPr="002413DC">
        <w:rPr>
          <w:rFonts w:ascii="Arial" w:hAnsi="Arial" w:cs="Arial"/>
          <w:noProof/>
        </w:rPr>
        <w:t>2</w:t>
      </w:r>
      <w:r>
        <w:rPr>
          <w:rFonts w:ascii="Arial" w:hAnsi="Arial" w:cs="Arial"/>
          <w:szCs w:val="18"/>
        </w:rPr>
        <w:fldChar w:fldCharType="end"/>
      </w:r>
      <w:r>
        <w:rPr>
          <w:rFonts w:ascii="Arial" w:hAnsi="Arial" w:cs="Arial"/>
          <w:szCs w:val="18"/>
        </w:rPr>
        <w:t xml:space="preserve"> </w:t>
      </w:r>
      <w:r w:rsidR="002E07DF" w:rsidRPr="009B16D2">
        <w:rPr>
          <w:rFonts w:ascii="Arial" w:hAnsi="Arial" w:cs="Arial"/>
          <w:szCs w:val="18"/>
        </w:rPr>
        <w:t xml:space="preserve">provides a schematic of the various files and their relationships with each other. Future links to other data sources are shown in gray. It illustrated a core principle of Linked Data in being able to link seamlessly to multiple external data sources; a missing feature in current SDTM implementations. </w:t>
      </w:r>
    </w:p>
    <w:p w14:paraId="6399EED4" w14:textId="77777777" w:rsidR="002E07DF" w:rsidRDefault="002E07DF" w:rsidP="00E61872">
      <w:pPr>
        <w:pStyle w:val="PaperBody"/>
        <w:keepNext/>
        <w:widowControl/>
        <w:spacing w:before="0"/>
        <w:jc w:val="both"/>
      </w:pPr>
    </w:p>
    <w:p w14:paraId="7283239E" w14:textId="77777777" w:rsidR="002E07DF" w:rsidRDefault="002E07DF" w:rsidP="00E61872">
      <w:pPr>
        <w:pStyle w:val="PaperBody"/>
        <w:keepNext/>
        <w:widowControl/>
        <w:spacing w:before="0"/>
        <w:jc w:val="both"/>
      </w:pPr>
    </w:p>
    <w:p w14:paraId="1F234F23" w14:textId="77777777" w:rsidR="002413DC" w:rsidRDefault="00245FD6" w:rsidP="002413DC">
      <w:pPr>
        <w:keepNext/>
        <w:rPr>
          <w:ins w:id="139" w:author="Tim Williams" w:date="2017-08-15T15:25:00Z"/>
        </w:rPr>
      </w:pPr>
      <w:r>
        <w:rPr>
          <w:noProof/>
        </w:rPr>
        <w:drawing>
          <wp:inline distT="0" distB="0" distL="0" distR="0" wp14:anchorId="2FC241CD" wp14:editId="1D5BBC5F">
            <wp:extent cx="6650468" cy="332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6809" cy="3325102"/>
                    </a:xfrm>
                    <a:prstGeom prst="rect">
                      <a:avLst/>
                    </a:prstGeom>
                  </pic:spPr>
                </pic:pic>
              </a:graphicData>
            </a:graphic>
          </wp:inline>
        </w:drawing>
      </w:r>
    </w:p>
    <w:p w14:paraId="690CB94C" w14:textId="0A84D60E" w:rsidR="00CC16C7" w:rsidRPr="002413DC" w:rsidRDefault="002413DC" w:rsidP="002413DC">
      <w:pPr>
        <w:pStyle w:val="Caption"/>
        <w:jc w:val="center"/>
        <w:rPr>
          <w:rFonts w:ascii="Arial" w:hAnsi="Arial" w:cs="Arial"/>
          <w:color w:val="auto"/>
        </w:rPr>
      </w:pPr>
      <w:bookmarkStart w:id="140" w:name="_Ref49057407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Pr="002413DC">
        <w:rPr>
          <w:rFonts w:ascii="Arial" w:hAnsi="Arial" w:cs="Arial"/>
          <w:noProof/>
          <w:color w:val="auto"/>
        </w:rPr>
        <w:t>2</w:t>
      </w:r>
      <w:r w:rsidRPr="002413DC">
        <w:rPr>
          <w:rFonts w:ascii="Arial" w:hAnsi="Arial" w:cs="Arial"/>
          <w:color w:val="auto"/>
        </w:rPr>
        <w:fldChar w:fldCharType="end"/>
      </w:r>
      <w:bookmarkEnd w:id="140"/>
      <w:r w:rsidRPr="002413DC">
        <w:rPr>
          <w:rFonts w:ascii="Arial" w:hAnsi="Arial" w:cs="Arial"/>
          <w:color w:val="auto"/>
        </w:rPr>
        <w:t xml:space="preserve"> Importing Existing Data and Ontologies</w:t>
      </w:r>
    </w:p>
    <w:p w14:paraId="2FB4B169" w14:textId="7DD89F7B" w:rsidR="005F23AA" w:rsidRPr="000C54A0" w:rsidRDefault="005F23AA" w:rsidP="000C54A0">
      <w:pPr>
        <w:pStyle w:val="PaperHeader1"/>
        <w:spacing w:before="0"/>
        <w:rPr>
          <w:rFonts w:ascii="Arial" w:hAnsi="Arial" w:cs="Arial"/>
        </w:rPr>
      </w:pP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723422B1" w14:textId="77777777" w:rsidR="00CE6C99" w:rsidRDefault="00CE6C99" w:rsidP="000C54A0">
      <w:pPr>
        <w:pStyle w:val="PaperHeader1"/>
        <w:spacing w:before="0"/>
        <w:rPr>
          <w:rFonts w:ascii="Arial" w:hAnsi="Arial" w:cs="Arial"/>
          <w:sz w:val="16"/>
          <w:szCs w:val="16"/>
        </w:rPr>
      </w:pPr>
    </w:p>
    <w:p w14:paraId="5523D4F7" w14:textId="3CE1E1B6" w:rsidR="00CE6C99" w:rsidRPr="009B16D2" w:rsidRDefault="00CE6C99" w:rsidP="002413DC">
      <w:pPr>
        <w:jc w:val="both"/>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now generate, using standard SPARQL queries, high quality, valid SDTM domains for submission. </w:t>
      </w:r>
      <w:r w:rsidR="00F30E3D">
        <w:rPr>
          <w:rFonts w:ascii="Arial" w:hAnsi="Arial" w:cs="Arial"/>
          <w:sz w:val="18"/>
          <w:szCs w:val="18"/>
        </w:rPr>
        <w:t xml:space="preserve">Future enhancements allow the addition of 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w:t>
      </w:r>
      <w:r w:rsidR="00CC58A1">
        <w:rPr>
          <w:rFonts w:ascii="Arial" w:hAnsi="Arial" w:cs="Arial"/>
          <w:color w:val="222222"/>
          <w:sz w:val="18"/>
          <w:szCs w:val="18"/>
        </w:rPr>
        <w:t>y</w:t>
      </w:r>
      <w:r w:rsidR="00F30E3D" w:rsidRPr="009C0756">
        <w:rPr>
          <w:rFonts w:ascii="Arial" w:hAnsi="Arial" w:cs="Arial"/>
          <w:color w:val="222222"/>
          <w:sz w:val="18"/>
          <w:szCs w:val="18"/>
        </w:rPr>
        <w:t xml:space="preserv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0F10E9F7"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0E1A2393" w14:textId="4941F60E" w:rsidR="00667D06" w:rsidRDefault="00667D06" w:rsidP="00C214A3">
      <w:pPr>
        <w:pStyle w:val="PaperBody"/>
        <w:widowControl/>
        <w:spacing w:before="0"/>
        <w:jc w:val="both"/>
        <w:rPr>
          <w:rFonts w:ascii="Arial" w:hAnsi="Arial" w:cs="Arial"/>
          <w:szCs w:val="18"/>
        </w:rPr>
      </w:pPr>
    </w:p>
    <w:p w14:paraId="02896323" w14:textId="358A02AB" w:rsidR="007372F7" w:rsidRDefault="007372F7" w:rsidP="00C214A3">
      <w:pPr>
        <w:pStyle w:val="PaperBody"/>
        <w:widowControl/>
        <w:spacing w:before="0"/>
        <w:jc w:val="both"/>
        <w:rPr>
          <w:rFonts w:ascii="Arial" w:hAnsi="Arial" w:cs="Arial"/>
          <w:szCs w:val="18"/>
        </w:rPr>
      </w:pPr>
      <w:r>
        <w:rPr>
          <w:rFonts w:ascii="Arial" w:hAnsi="Arial" w:cs="Arial"/>
          <w:szCs w:val="18"/>
        </w:rPr>
        <w:t>Currently, the common process for creating DEFINE.XML includes the execution of SAS Macros to extract information from the SDTM domain datasets, then augment that data wi</w:t>
      </w:r>
      <w:r w:rsidR="00CC58A1">
        <w:rPr>
          <w:rFonts w:ascii="Arial" w:hAnsi="Arial" w:cs="Arial"/>
          <w:szCs w:val="18"/>
        </w:rPr>
        <w:t>th</w:t>
      </w:r>
      <w:r>
        <w:rPr>
          <w:rFonts w:ascii="Arial" w:hAnsi="Arial" w:cs="Arial"/>
          <w:szCs w:val="18"/>
        </w:rPr>
        <w:t xml:space="preserve"> user-supplied data from </w:t>
      </w:r>
      <w:proofErr w:type="gramStart"/>
      <w:r>
        <w:rPr>
          <w:rFonts w:ascii="Arial" w:hAnsi="Arial" w:cs="Arial"/>
          <w:szCs w:val="18"/>
        </w:rPr>
        <w:t>a number of</w:t>
      </w:r>
      <w:proofErr w:type="gramEnd"/>
      <w:r>
        <w:rPr>
          <w:rFonts w:ascii="Arial" w:hAnsi="Arial" w:cs="Arial"/>
          <w:szCs w:val="18"/>
        </w:rPr>
        <w:t xml:space="preserve"> sources. The process depends on </w:t>
      </w:r>
      <w:proofErr w:type="gramStart"/>
      <w:r>
        <w:rPr>
          <w:rFonts w:ascii="Arial" w:hAnsi="Arial" w:cs="Arial"/>
          <w:szCs w:val="18"/>
        </w:rPr>
        <w:t>a large number of</w:t>
      </w:r>
      <w:proofErr w:type="gramEnd"/>
      <w:r>
        <w:rPr>
          <w:rFonts w:ascii="Arial" w:hAnsi="Arial" w:cs="Arial"/>
          <w:szCs w:val="18"/>
        </w:rPr>
        <w:t xml:space="preserve"> intermediary files, manual input, and is labor intensive.</w:t>
      </w:r>
    </w:p>
    <w:p w14:paraId="30A06360" w14:textId="50AC9B9C" w:rsidR="007372F7" w:rsidRDefault="007372F7" w:rsidP="00C214A3">
      <w:pPr>
        <w:pStyle w:val="PaperBody"/>
        <w:widowControl/>
        <w:spacing w:before="0"/>
        <w:jc w:val="both"/>
        <w:rPr>
          <w:rFonts w:ascii="Arial" w:hAnsi="Arial" w:cs="Arial"/>
          <w:szCs w:val="18"/>
        </w:rPr>
      </w:pPr>
    </w:p>
    <w:p w14:paraId="72A8A75B" w14:textId="0546FF2B" w:rsidR="00667D06" w:rsidRDefault="00577382" w:rsidP="00C214A3">
      <w:pPr>
        <w:pStyle w:val="PaperBody"/>
        <w:widowControl/>
        <w:spacing w:before="0"/>
        <w:jc w:val="both"/>
        <w:rPr>
          <w:rFonts w:ascii="Arial" w:hAnsi="Arial" w:cs="Arial"/>
          <w:szCs w:val="18"/>
        </w:rPr>
      </w:pPr>
      <w:r>
        <w:rPr>
          <w:rFonts w:ascii="Arial" w:hAnsi="Arial" w:cs="Arial"/>
          <w:szCs w:val="18"/>
        </w:rPr>
        <w:t>We intend to demonstrate</w:t>
      </w:r>
      <w:del w:id="141" w:author="Tim Williams" w:date="2017-08-15T15:30:00Z">
        <w:r w:rsidDel="00CC58A1">
          <w:rPr>
            <w:rFonts w:ascii="Arial" w:hAnsi="Arial" w:cs="Arial"/>
            <w:szCs w:val="18"/>
          </w:rPr>
          <w:delText>d</w:delText>
        </w:r>
      </w:del>
      <w:r>
        <w:rPr>
          <w:rFonts w:ascii="Arial" w:hAnsi="Arial" w:cs="Arial"/>
          <w:szCs w:val="18"/>
        </w:rPr>
        <w:t xml:space="preserve"> that by using a Linked Data approach, generation of define.xml becomes a standard SPARQL query to </w:t>
      </w:r>
      <w:r w:rsidR="00667D06">
        <w:rPr>
          <w:rFonts w:ascii="Arial" w:hAnsi="Arial" w:cs="Arial"/>
          <w:szCs w:val="18"/>
        </w:rPr>
        <w:t xml:space="preserve">extract the metadata this is now integral to the same data used to create the SDTM.  In the future, this set of </w:t>
      </w:r>
      <w:proofErr w:type="spellStart"/>
      <w:r w:rsidR="00667D06">
        <w:rPr>
          <w:rFonts w:ascii="Arial" w:hAnsi="Arial" w:cs="Arial"/>
          <w:szCs w:val="18"/>
        </w:rPr>
        <w:t>data+integrated</w:t>
      </w:r>
      <w:proofErr w:type="spellEnd"/>
      <w:r w:rsidR="00667D06">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1EC6ECC6" w14:textId="263626D0"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ins w:id="142" w:author="Tim Williams" w:date="2017-08-15T15:31:00Z">
        <w:r w:rsidR="00CC58A1">
          <w:rPr>
            <w:rFonts w:ascii="Arial" w:hAnsi="Arial" w:cs="Arial"/>
            <w:szCs w:val="18"/>
          </w:rPr>
          <w:t>.</w:t>
        </w:r>
      </w:ins>
      <w:r w:rsidR="00CC58A1">
        <w:rPr>
          <w:rFonts w:ascii="Arial" w:hAnsi="Arial" w:cs="Arial"/>
          <w:szCs w:val="18"/>
        </w:rPr>
        <w:t xml:space="preserve"> </w:t>
      </w:r>
      <w:r w:rsidR="00E14930">
        <w:rPr>
          <w:rFonts w:ascii="Arial" w:hAnsi="Arial" w:cs="Arial"/>
          <w:szCs w:val="18"/>
        </w:rPr>
        <w:t>When the data is in a graph, the data, metadata, validation checks, reporting, and domain and DEFINE creation all occur within the same environment, greatly decreasing the amount of manual input and thereby lessening the chance for errors and decreasing time and effort.</w:t>
      </w:r>
    </w:p>
    <w:p w14:paraId="1CB5BAC7" w14:textId="77777777" w:rsidR="007372F7" w:rsidRDefault="007372F7" w:rsidP="00C214A3">
      <w:pPr>
        <w:pStyle w:val="PaperBody"/>
        <w:widowControl/>
        <w:spacing w:before="0"/>
        <w:jc w:val="both"/>
        <w:rPr>
          <w:rFonts w:ascii="Arial" w:hAnsi="Arial" w:cs="Arial"/>
          <w:szCs w:val="18"/>
        </w:rPr>
      </w:pPr>
    </w:p>
    <w:p w14:paraId="2B4D44C6" w14:textId="77777777" w:rsidR="00E71C26" w:rsidRDefault="00E71C26" w:rsidP="00E71C26">
      <w:pPr>
        <w:pStyle w:val="PaperHeader1"/>
        <w:spacing w:before="0"/>
        <w:rPr>
          <w:rFonts w:ascii="Arial" w:hAnsi="Arial" w:cs="Arial"/>
          <w:sz w:val="16"/>
          <w:szCs w:val="16"/>
        </w:rPr>
      </w:pPr>
    </w:p>
    <w:p w14:paraId="7A3F9C34" w14:textId="6AB85600" w:rsidR="00E71C26" w:rsidRPr="00E71C26" w:rsidDel="003635A7" w:rsidRDefault="00E71C26" w:rsidP="00E71C26">
      <w:pPr>
        <w:pStyle w:val="PaperHeader1"/>
        <w:spacing w:before="0"/>
        <w:rPr>
          <w:del w:id="143" w:author="Tim Williams" w:date="2017-08-15T15:28:00Z"/>
          <w:rFonts w:ascii="Arial" w:hAnsi="Arial" w:cs="Arial"/>
        </w:rPr>
      </w:pPr>
      <w:del w:id="144" w:author="Tim Williams" w:date="2017-08-15T15:28:00Z">
        <w:r w:rsidRPr="00E71C26" w:rsidDel="003635A7">
          <w:rPr>
            <w:rFonts w:ascii="Arial" w:hAnsi="Arial" w:cs="Arial"/>
          </w:rPr>
          <w:delText>Why RDF, not LPG?</w:delText>
        </w:r>
      </w:del>
    </w:p>
    <w:p w14:paraId="755862A2" w14:textId="3CC81D16" w:rsidR="00E71C26" w:rsidDel="003635A7" w:rsidRDefault="00E71C26" w:rsidP="00E71C26">
      <w:pPr>
        <w:pStyle w:val="PaperBody"/>
        <w:widowControl/>
        <w:spacing w:before="0"/>
        <w:jc w:val="both"/>
        <w:rPr>
          <w:del w:id="145" w:author="Tim Williams" w:date="2017-08-15T15:28:00Z"/>
          <w:rFonts w:ascii="Arial" w:hAnsi="Arial" w:cs="Arial"/>
          <w:szCs w:val="18"/>
        </w:rPr>
      </w:pPr>
    </w:p>
    <w:p w14:paraId="5ACCE8D8" w14:textId="2B39F651" w:rsidR="00E71C26" w:rsidDel="003635A7" w:rsidRDefault="00E71C26" w:rsidP="00E71C26">
      <w:pPr>
        <w:pStyle w:val="PaperBody"/>
        <w:widowControl/>
        <w:spacing w:before="0"/>
        <w:jc w:val="both"/>
        <w:rPr>
          <w:del w:id="146" w:author="Tim Williams" w:date="2017-08-15T15:28:00Z"/>
          <w:rFonts w:ascii="Arial" w:hAnsi="Arial" w:cs="Arial"/>
          <w:szCs w:val="18"/>
        </w:rPr>
      </w:pPr>
      <w:del w:id="147" w:author="Tim Williams" w:date="2017-08-15T15:28:00Z">
        <w:r w:rsidDel="003635A7">
          <w:rPr>
            <w:rFonts w:ascii="Arial" w:hAnsi="Arial" w:cs="Arial"/>
            <w:szCs w:val="18"/>
          </w:rPr>
          <w:delText>The Neo4j labeled property graph (LPG) provides an easy entry point for users new to graph data. The display of entities and their relations in an interactive web interface, coupled with the intuitive Cypher query language is attractive for new users new to Linked Data. Neo4j is used in large scale production deployment for product recommendation engines, tracing person and corporate relationships [example: Panama Papers(</w:delText>
        </w:r>
        <w:r w:rsidRPr="00E71C26" w:rsidDel="003635A7">
          <w:rPr>
            <w:rFonts w:ascii="Arial" w:hAnsi="Arial" w:cs="Arial"/>
            <w:szCs w:val="18"/>
            <w:highlight w:val="yellow"/>
          </w:rPr>
          <w:delText>x</w:delText>
        </w:r>
        <w:r w:rsidDel="003635A7">
          <w:rPr>
            <w:rFonts w:ascii="Arial" w:hAnsi="Arial" w:cs="Arial"/>
            <w:szCs w:val="18"/>
          </w:rPr>
          <w:delText xml:space="preserve">)], social networks, and large number of other applications. </w:delText>
        </w:r>
      </w:del>
    </w:p>
    <w:p w14:paraId="020D9A63" w14:textId="69AB4AB4" w:rsidR="00E71C26" w:rsidDel="003635A7" w:rsidRDefault="00E71C26" w:rsidP="00E71C26">
      <w:pPr>
        <w:pStyle w:val="PaperBody"/>
        <w:widowControl/>
        <w:spacing w:before="0"/>
        <w:jc w:val="both"/>
        <w:rPr>
          <w:del w:id="148" w:author="Tim Williams" w:date="2017-08-15T15:28:00Z"/>
          <w:rFonts w:ascii="Arial" w:hAnsi="Arial" w:cs="Arial"/>
          <w:szCs w:val="18"/>
        </w:rPr>
      </w:pPr>
    </w:p>
    <w:p w14:paraId="5EE87B5D" w14:textId="395816D2" w:rsidR="00E71C26" w:rsidDel="003635A7" w:rsidRDefault="00E71C26" w:rsidP="00E71C26">
      <w:pPr>
        <w:pStyle w:val="PaperBody"/>
        <w:widowControl/>
        <w:spacing w:before="0"/>
        <w:jc w:val="both"/>
        <w:rPr>
          <w:del w:id="149" w:author="Tim Williams" w:date="2017-08-15T15:28:00Z"/>
          <w:rFonts w:ascii="Arial" w:hAnsi="Arial" w:cs="Arial"/>
          <w:szCs w:val="18"/>
        </w:rPr>
      </w:pPr>
      <w:del w:id="150" w:author="Tim Williams" w:date="2017-08-15T15:28:00Z">
        <w:r w:rsidDel="003635A7">
          <w:rPr>
            <w:rFonts w:ascii="Arial" w:hAnsi="Arial" w:cs="Arial"/>
            <w:szCs w:val="18"/>
          </w:rPr>
          <w:delText>RDF was chosen for this project for several reasons. There is strong support in the development community, with several open source or free databases for RDF (called triplestores and quadstores) [</w:delText>
        </w:r>
        <w:r w:rsidRPr="00E71C26" w:rsidDel="003635A7">
          <w:rPr>
            <w:rFonts w:ascii="Arial" w:hAnsi="Arial" w:cs="Arial"/>
            <w:szCs w:val="18"/>
            <w:highlight w:val="yellow"/>
          </w:rPr>
          <w:delText>cite</w:delText>
        </w:r>
        <w:r w:rsidDel="003635A7">
          <w:rPr>
            <w:rFonts w:ascii="Arial" w:hAnsi="Arial" w:cs="Arial"/>
            <w:szCs w:val="18"/>
          </w:rPr>
          <w:delText>]. The ability to directly use ontologies for classification and rule sets, and to a lesser extent inferencing and reasoning, was important to the project team. Rules can be applied using SPIN [</w:delText>
        </w:r>
        <w:r w:rsidRPr="00E71C26" w:rsidDel="003635A7">
          <w:rPr>
            <w:rFonts w:ascii="Arial" w:hAnsi="Arial" w:cs="Arial"/>
            <w:szCs w:val="18"/>
            <w:highlight w:val="yellow"/>
          </w:rPr>
          <w:delText>x</w:delText>
        </w:r>
        <w:r w:rsidDel="003635A7">
          <w:rPr>
            <w:rFonts w:ascii="Arial" w:hAnsi="Arial" w:cs="Arial"/>
            <w:szCs w:val="18"/>
          </w:rPr>
          <w:delText xml:space="preserve">] and existing ontologies, terminologies, and data from the LOD cloud can be leveraged. Among the most important factors, RDF affords the exactness and precision needed in the pharmaceutical industry, not solely for modeling but also in the available data types by leveraging XML Schema Definition (XSD) </w:delText>
        </w:r>
      </w:del>
      <w:customXmlDelRangeStart w:id="151" w:author="Tim Williams" w:date="2017-08-15T15:28:00Z"/>
      <w:sdt>
        <w:sdtPr>
          <w:rPr>
            <w:rFonts w:ascii="Arial" w:hAnsi="Arial" w:cs="Arial"/>
            <w:szCs w:val="18"/>
          </w:rPr>
          <w:id w:val="-989482797"/>
          <w:citation/>
        </w:sdtPr>
        <w:sdtEndPr/>
        <w:sdtContent>
          <w:customXmlDelRangeEnd w:id="151"/>
          <w:del w:id="152" w:author="Tim Williams" w:date="2017-08-15T15:28:00Z">
            <w:r w:rsidDel="003635A7">
              <w:rPr>
                <w:rFonts w:ascii="Arial" w:hAnsi="Arial" w:cs="Arial"/>
                <w:szCs w:val="18"/>
              </w:rPr>
              <w:fldChar w:fldCharType="begin"/>
            </w:r>
            <w:r w:rsidDel="003635A7">
              <w:rPr>
                <w:rFonts w:ascii="Arial" w:hAnsi="Arial" w:cs="Arial"/>
                <w:szCs w:val="18"/>
              </w:rPr>
              <w:delInstrText xml:space="preserve"> CITATION Wor04 \l 1033 </w:delInstrText>
            </w:r>
            <w:r w:rsidDel="003635A7">
              <w:rPr>
                <w:rFonts w:ascii="Arial" w:hAnsi="Arial" w:cs="Arial"/>
                <w:szCs w:val="18"/>
              </w:rPr>
              <w:fldChar w:fldCharType="separate"/>
            </w:r>
            <w:r w:rsidRPr="000F6C12" w:rsidDel="003635A7">
              <w:rPr>
                <w:rFonts w:ascii="Arial" w:hAnsi="Arial" w:cs="Arial"/>
                <w:noProof/>
                <w:szCs w:val="18"/>
              </w:rPr>
              <w:delText>(6)</w:delText>
            </w:r>
            <w:r w:rsidDel="003635A7">
              <w:rPr>
                <w:rFonts w:ascii="Arial" w:hAnsi="Arial" w:cs="Arial"/>
                <w:szCs w:val="18"/>
              </w:rPr>
              <w:fldChar w:fldCharType="end"/>
            </w:r>
          </w:del>
          <w:customXmlDelRangeStart w:id="153" w:author="Tim Williams" w:date="2017-08-15T15:28:00Z"/>
        </w:sdtContent>
      </w:sdt>
      <w:customXmlDelRangeEnd w:id="153"/>
      <w:del w:id="154" w:author="Tim Williams" w:date="2017-08-15T15:28:00Z">
        <w:r w:rsidDel="003635A7">
          <w:rPr>
            <w:rFonts w:ascii="Arial" w:hAnsi="Arial" w:cs="Arial"/>
            <w:szCs w:val="18"/>
          </w:rPr>
          <w:delText xml:space="preserve">. </w:delText>
        </w:r>
      </w:del>
    </w:p>
    <w:p w14:paraId="0467C5C4" w14:textId="77777777" w:rsidR="00BD2551" w:rsidRDefault="00BD2551" w:rsidP="00E71C26">
      <w:pPr>
        <w:pStyle w:val="PaperBody"/>
        <w:widowControl/>
        <w:spacing w:before="0"/>
        <w:jc w:val="both"/>
        <w:rPr>
          <w:rFonts w:ascii="Arial" w:hAnsi="Arial" w:cs="Arial"/>
          <w:szCs w:val="18"/>
        </w:rPr>
      </w:pPr>
    </w:p>
    <w:p w14:paraId="47504B97" w14:textId="77777777" w:rsidR="008B7DD1" w:rsidRPr="00B33C25" w:rsidRDefault="008B7DD1" w:rsidP="00C214A3">
      <w:pPr>
        <w:pStyle w:val="PaperBody"/>
        <w:widowControl/>
        <w:spacing w:before="0"/>
        <w:jc w:val="both"/>
        <w:rPr>
          <w:rFonts w:ascii="Arial" w:hAnsi="Arial" w:cs="Arial"/>
          <w:b/>
          <w:sz w:val="20"/>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4D59FF08" w14:textId="77777777" w:rsidR="00F15BB6" w:rsidRDefault="00F15BB6" w:rsidP="00BD2551">
      <w:pPr>
        <w:pStyle w:val="PaperBody"/>
        <w:widowControl/>
        <w:spacing w:before="0"/>
        <w:jc w:val="both"/>
        <w:rPr>
          <w:rFonts w:ascii="Arial" w:hAnsi="Arial" w:cs="Arial"/>
          <w:szCs w:val="18"/>
        </w:rPr>
      </w:pPr>
    </w:p>
    <w:p w14:paraId="50BC5D1A" w14:textId="6A8A4223"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 xml:space="preserve">ke those from wearables, </w:t>
      </w:r>
      <w:proofErr w:type="spellStart"/>
      <w:r>
        <w:rPr>
          <w:rFonts w:ascii="Arial" w:hAnsi="Arial" w:cs="Arial"/>
          <w:color w:val="222222"/>
          <w:szCs w:val="18"/>
        </w:rPr>
        <w:t>ingesti</w:t>
      </w:r>
      <w:r w:rsidRPr="009C0756">
        <w:rPr>
          <w:rFonts w:ascii="Arial" w:hAnsi="Arial" w:cs="Arial"/>
          <w:color w:val="222222"/>
          <w:szCs w:val="18"/>
        </w:rPr>
        <w:t>bles</w:t>
      </w:r>
      <w:proofErr w:type="spellEnd"/>
      <w:r w:rsidRPr="009C0756">
        <w:rPr>
          <w:rFonts w:ascii="Arial" w:hAnsi="Arial" w:cs="Arial"/>
          <w:color w:val="222222"/>
          <w:szCs w:val="18"/>
        </w:rPr>
        <w:t xml:space="preserve">, and social media </w:t>
      </w:r>
      <w:ins w:id="155" w:author="Tim Williams" w:date="2017-08-15T15:31:00Z">
        <w:r w:rsidR="00CC58A1">
          <w:rPr>
            <w:rFonts w:ascii="Arial" w:hAnsi="Arial" w:cs="Arial"/>
            <w:color w:val="222222"/>
            <w:szCs w:val="18"/>
          </w:rPr>
          <w:t>provide</w:t>
        </w:r>
      </w:ins>
      <w:del w:id="156" w:author="Tim Williams" w:date="2017-08-15T15:31:00Z">
        <w:r w:rsidRPr="009C0756" w:rsidDel="00CC58A1">
          <w:rPr>
            <w:rFonts w:ascii="Arial" w:hAnsi="Arial" w:cs="Arial"/>
            <w:color w:val="222222"/>
            <w:szCs w:val="18"/>
          </w:rPr>
          <w:delText>result in</w:delText>
        </w:r>
      </w:del>
      <w:r w:rsidRPr="009C0756">
        <w:rPr>
          <w:rFonts w:ascii="Arial" w:hAnsi="Arial" w:cs="Arial"/>
          <w:color w:val="222222"/>
          <w:szCs w:val="18"/>
        </w:rPr>
        <w:t xml:space="preserve"> an increasingly diverse and complex array of data sources. Data models and structures evolv</w:t>
      </w:r>
      <w:r>
        <w:rPr>
          <w:rFonts w:ascii="Arial" w:hAnsi="Arial" w:cs="Arial"/>
          <w:color w:val="222222"/>
          <w:szCs w:val="18"/>
        </w:rPr>
        <w:t>e along with these technologies</w:t>
      </w:r>
      <w:ins w:id="157" w:author="Tim Williams" w:date="2017-08-15T15:32:00Z">
        <w:r w:rsidR="00CC58A1">
          <w:rPr>
            <w:rFonts w:ascii="Arial" w:hAnsi="Arial" w:cs="Arial"/>
            <w:color w:val="222222"/>
            <w:szCs w:val="18"/>
          </w:rPr>
          <w:t xml:space="preserve">. </w:t>
        </w:r>
      </w:ins>
      <w:del w:id="158" w:author="Tim Williams" w:date="2017-08-15T15:32:00Z">
        <w:r w:rsidDel="00CC58A1">
          <w:rPr>
            <w:rFonts w:ascii="Arial" w:hAnsi="Arial" w:cs="Arial"/>
            <w:color w:val="222222"/>
            <w:szCs w:val="18"/>
          </w:rPr>
          <w:delText xml:space="preserve"> and </w:delText>
        </w:r>
      </w:del>
      <w:ins w:id="159" w:author="Tim Williams" w:date="2017-08-15T15:32:00Z">
        <w:r w:rsidR="00CC58A1">
          <w:rPr>
            <w:rFonts w:ascii="Arial" w:hAnsi="Arial" w:cs="Arial"/>
            <w:color w:val="222222"/>
            <w:szCs w:val="18"/>
          </w:rPr>
          <w:t xml:space="preserve">The </w:t>
        </w:r>
      </w:ins>
      <w:r>
        <w:rPr>
          <w:rFonts w:ascii="Arial" w:hAnsi="Arial" w:cs="Arial"/>
          <w:color w:val="222222"/>
          <w:szCs w:val="18"/>
        </w:rPr>
        <w:t xml:space="preserve">flexibility of </w:t>
      </w:r>
      <w:r>
        <w:rPr>
          <w:rFonts w:ascii="Arial" w:hAnsi="Arial" w:cs="Arial"/>
          <w:szCs w:val="18"/>
        </w:rPr>
        <w:t>Linked Data means it is uniquely positioned to solve these challenges. When new content requirements emerge, just add more nodes to the graph. Powerful mapping constructs like</w:t>
      </w:r>
      <w:r w:rsidRPr="005872BD">
        <w:rPr>
          <w:rFonts w:ascii="Arial" w:hAnsi="Arial" w:cs="Arial"/>
          <w:color w:val="222222"/>
          <w:szCs w:val="18"/>
        </w:rPr>
        <w:t xml:space="preserve"> </w:t>
      </w:r>
      <w:proofErr w:type="spellStart"/>
      <w:proofErr w:type="gramStart"/>
      <w:r w:rsidRPr="009C0756">
        <w:rPr>
          <w:rFonts w:ascii="Arial" w:hAnsi="Arial" w:cs="Arial"/>
          <w:color w:val="222222"/>
          <w:szCs w:val="18"/>
        </w:rPr>
        <w:t>owl:equivalentClass</w:t>
      </w:r>
      <w:proofErr w:type="spellEnd"/>
      <w:proofErr w:type="gramEnd"/>
      <w:r>
        <w:rPr>
          <w:rFonts w:ascii="Arial" w:hAnsi="Arial" w:cs="Arial"/>
          <w:color w:val="222222"/>
          <w:szCs w:val="18"/>
        </w:rPr>
        <w:t xml:space="preserve"> and</w:t>
      </w:r>
      <w:r w:rsidRPr="009C0756">
        <w:rPr>
          <w:rFonts w:ascii="Arial" w:hAnsi="Arial" w:cs="Arial"/>
          <w:color w:val="222222"/>
          <w:szCs w:val="18"/>
        </w:rPr>
        <w:t xml:space="preserve"> </w:t>
      </w:r>
      <w:proofErr w:type="spellStart"/>
      <w:r w:rsidRPr="009C0756">
        <w:rPr>
          <w:rFonts w:ascii="Arial" w:hAnsi="Arial" w:cs="Arial"/>
          <w:color w:val="222222"/>
          <w:szCs w:val="18"/>
        </w:rPr>
        <w:t>owl:sameAs</w:t>
      </w:r>
      <w:proofErr w:type="spellEnd"/>
      <w:r>
        <w:rPr>
          <w:rFonts w:ascii="Arial" w:hAnsi="Arial" w:cs="Arial"/>
          <w:color w:val="222222"/>
          <w:szCs w:val="18"/>
        </w:rPr>
        <w:t xml:space="preserve"> facilitate compatibility with legacy data or other standards. </w:t>
      </w:r>
    </w:p>
    <w:p w14:paraId="5D1CF177" w14:textId="77777777" w:rsidR="005872BD" w:rsidRDefault="005872BD" w:rsidP="00BD2551">
      <w:pPr>
        <w:pStyle w:val="PaperBody"/>
        <w:widowControl/>
        <w:spacing w:before="0"/>
        <w:jc w:val="both"/>
        <w:rPr>
          <w:rFonts w:ascii="Arial" w:hAnsi="Arial" w:cs="Arial"/>
          <w:szCs w:val="18"/>
        </w:rPr>
      </w:pPr>
    </w:p>
    <w:p w14:paraId="4CFE8887" w14:textId="0D03735D"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evolution of standards should provide backward </w:t>
      </w:r>
      <w:del w:id="160" w:author="Tim Williams" w:date="2017-08-15T15:33:00Z">
        <w:r w:rsidRPr="009C0756" w:rsidDel="00CC58A1">
          <w:rPr>
            <w:rFonts w:ascii="Arial" w:hAnsi="Arial" w:cs="Arial"/>
            <w:szCs w:val="18"/>
          </w:rPr>
          <w:delText xml:space="preserve">backward </w:delText>
        </w:r>
      </w:del>
      <w:r w:rsidRPr="009C0756">
        <w:rPr>
          <w:rFonts w:ascii="Arial" w:hAnsi="Arial" w:cs="Arial"/>
          <w:szCs w:val="18"/>
        </w:rPr>
        <w:t>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00CC58A1">
            <w:rPr>
              <w:rFonts w:ascii="Arial" w:hAnsi="Arial" w:cs="Arial"/>
              <w:noProof/>
              <w:szCs w:val="18"/>
            </w:rPr>
            <w:t xml:space="preserve"> </w:t>
          </w:r>
          <w:r w:rsidR="00CC58A1" w:rsidRPr="00CC58A1">
            <w:rPr>
              <w:rFonts w:ascii="Arial" w:hAnsi="Arial" w:cs="Arial"/>
              <w:noProof/>
              <w:szCs w:val="18"/>
              <w:rPrChange w:id="161" w:author="Tim Williams" w:date="2017-08-15T15:32:00Z">
                <w:rPr/>
              </w:rPrChange>
            </w:rPr>
            <w:t>(4)</w:t>
          </w:r>
          <w:r w:rsidRPr="009C0756">
            <w:rPr>
              <w:rFonts w:ascii="Arial" w:hAnsi="Arial" w:cs="Arial"/>
              <w:szCs w:val="18"/>
            </w:rPr>
            <w:fldChar w:fldCharType="end"/>
          </w:r>
        </w:sdtContent>
      </w:sdt>
      <w:ins w:id="162" w:author="Tim Williams" w:date="2017-08-15T15:34:00Z">
        <w:r w:rsidR="00CC58A1">
          <w:rPr>
            <w:rFonts w:ascii="Arial" w:hAnsi="Arial" w:cs="Arial"/>
            <w:szCs w:val="18"/>
          </w:rPr>
          <w:t>.</w:t>
        </w:r>
      </w:ins>
      <w:del w:id="163" w:author="Tim Williams" w:date="2017-08-15T15:34:00Z">
        <w:r w:rsidRPr="009C0756" w:rsidDel="00CC58A1">
          <w:rPr>
            <w:rFonts w:ascii="Arial" w:hAnsi="Arial" w:cs="Arial"/>
            <w:szCs w:val="18"/>
          </w:rPr>
          <w:delText xml:space="preserve"> </w:delText>
        </w:r>
        <w:r w:rsidR="005872BD" w:rsidDel="00CC58A1">
          <w:rPr>
            <w:rFonts w:ascii="Arial" w:hAnsi="Arial" w:cs="Arial"/>
            <w:szCs w:val="18"/>
          </w:rPr>
          <w:delText>and</w:delText>
        </w:r>
      </w:del>
      <w:r w:rsidR="005872BD">
        <w:rPr>
          <w:rFonts w:ascii="Arial" w:hAnsi="Arial" w:cs="Arial"/>
          <w:szCs w:val="18"/>
        </w:rPr>
        <w:t xml:space="preserve"> </w:t>
      </w:r>
      <w:ins w:id="164" w:author="Tim Williams" w:date="2017-08-15T15:34:00Z">
        <w:r w:rsidR="00CC58A1">
          <w:rPr>
            <w:rFonts w:ascii="Arial" w:hAnsi="Arial" w:cs="Arial"/>
            <w:szCs w:val="18"/>
          </w:rPr>
          <w:t xml:space="preserve">The </w:t>
        </w:r>
        <w:proofErr w:type="spellStart"/>
        <w:r w:rsidR="00CC58A1">
          <w:rPr>
            <w:rFonts w:ascii="Arial" w:hAnsi="Arial" w:cs="Arial"/>
            <w:szCs w:val="18"/>
          </w:rPr>
          <w:t>CRDas</w:t>
        </w:r>
      </w:ins>
      <w:r w:rsidR="005872BD">
        <w:rPr>
          <w:rFonts w:ascii="Arial" w:hAnsi="Arial" w:cs="Arial"/>
          <w:szCs w:val="18"/>
        </w:rPr>
        <w:t>RDF</w:t>
      </w:r>
      <w:proofErr w:type="spellEnd"/>
      <w:r w:rsidR="005872BD">
        <w:rPr>
          <w:rFonts w:ascii="Arial" w:hAnsi="Arial" w:cs="Arial"/>
          <w:szCs w:val="18"/>
        </w:rPr>
        <w:t xml:space="preserve">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64F5E90E"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w:t>
      </w:r>
      <w:ins w:id="165" w:author="Tim Williams" w:date="2017-08-15T15:34:00Z">
        <w:r w:rsidR="00CC58A1">
          <w:rPr>
            <w:rFonts w:ascii="Arial" w:hAnsi="Arial" w:cs="Arial"/>
            <w:szCs w:val="18"/>
          </w:rPr>
          <w:t xml:space="preserve">but one of </w:t>
        </w:r>
      </w:ins>
      <w:del w:id="166" w:author="Tim Williams" w:date="2017-08-15T15:34:00Z">
        <w:r w:rsidR="00BD2551" w:rsidDel="00CC58A1">
          <w:rPr>
            <w:rFonts w:ascii="Arial" w:hAnsi="Arial" w:cs="Arial"/>
            <w:szCs w:val="18"/>
          </w:rPr>
          <w:delText xml:space="preserve">one such use case from the </w:delText>
        </w:r>
      </w:del>
      <w:r w:rsidR="00BD2551">
        <w:rPr>
          <w:rFonts w:ascii="Arial" w:hAnsi="Arial" w:cs="Arial"/>
          <w:szCs w:val="18"/>
        </w:rPr>
        <w:t xml:space="preserve">many </w:t>
      </w:r>
      <w:ins w:id="167" w:author="Tim Williams" w:date="2017-08-15T15:34:00Z">
        <w:r w:rsidR="00CC58A1">
          <w:rPr>
            <w:rFonts w:ascii="Arial" w:hAnsi="Arial" w:cs="Arial"/>
            <w:szCs w:val="18"/>
          </w:rPr>
          <w:t xml:space="preserve">uses cases </w:t>
        </w:r>
      </w:ins>
      <w:del w:id="168" w:author="Tim Williams" w:date="2017-08-15T15:34:00Z">
        <w:r w:rsidR="00BD2551" w:rsidDel="00CC58A1">
          <w:rPr>
            <w:rFonts w:ascii="Arial" w:hAnsi="Arial" w:cs="Arial"/>
            <w:szCs w:val="18"/>
          </w:rPr>
          <w:delText xml:space="preserve">that exist </w:delText>
        </w:r>
      </w:del>
      <w:r w:rsidR="00BD2551">
        <w:rPr>
          <w:rFonts w:ascii="Arial" w:hAnsi="Arial" w:cs="Arial"/>
          <w:szCs w:val="18"/>
        </w:rPr>
        <w:t>within the clinical trials data lifecycle. RDF provides a standards-agnostic, multi-dimensional data model that can be leveraged to extract data into various version of CDISC or in-house standards</w:t>
      </w:r>
      <w:r w:rsidR="00F15BB6">
        <w:rPr>
          <w:rFonts w:ascii="Arial" w:hAnsi="Arial" w:cs="Arial"/>
          <w:szCs w:val="18"/>
        </w:rPr>
        <w:t xml:space="preserve">, </w:t>
      </w:r>
      <w:r w:rsidR="00BD2551">
        <w:rPr>
          <w:rFonts w:ascii="Arial" w:hAnsi="Arial" w:cs="Arial"/>
          <w:szCs w:val="18"/>
        </w:rPr>
        <w:t xml:space="preserve">agnostic of any specific standard. </w:t>
      </w:r>
    </w:p>
    <w:p w14:paraId="0FAA51F4" w14:textId="77777777" w:rsidR="00F15BB6" w:rsidRDefault="00F15BB6" w:rsidP="00BD2551">
      <w:pPr>
        <w:pStyle w:val="PaperBody"/>
        <w:widowControl/>
        <w:spacing w:before="0"/>
        <w:jc w:val="both"/>
        <w:rPr>
          <w:rFonts w:ascii="Arial" w:hAnsi="Arial" w:cs="Arial"/>
          <w:szCs w:val="18"/>
        </w:rPr>
      </w:pPr>
    </w:p>
    <w:p w14:paraId="63ABE327" w14:textId="78D4CD45" w:rsidR="00F15BB6" w:rsidRDefault="00F15BB6" w:rsidP="00F15BB6">
      <w:pPr>
        <w:pStyle w:val="PaperBody"/>
        <w:widowControl/>
        <w:spacing w:before="0"/>
        <w:jc w:val="both"/>
        <w:rPr>
          <w:rFonts w:ascii="Arial" w:hAnsi="Arial" w:cs="Arial"/>
          <w:szCs w:val="18"/>
        </w:rPr>
      </w:pPr>
      <w:r>
        <w:rPr>
          <w:rFonts w:ascii="Arial" w:hAnsi="Arial" w:cs="Arial"/>
          <w:szCs w:val="18"/>
        </w:rPr>
        <w:t>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as secure delivery 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2CFDCDBB"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w:t>
      </w:r>
      <w:del w:id="169" w:author="Tim Williams" w:date="2017-08-15T15:35:00Z">
        <w:r w:rsidR="007F3989" w:rsidDel="00CC58A1">
          <w:rPr>
            <w:rFonts w:ascii="Arial" w:hAnsi="Arial" w:cs="Arial"/>
            <w:szCs w:val="18"/>
          </w:rPr>
          <w:delText xml:space="preserve">continued </w:delText>
        </w:r>
      </w:del>
      <w:bookmarkStart w:id="170" w:name="_GoBack"/>
      <w:bookmarkEnd w:id="170"/>
      <w:r w:rsidR="007F3989">
        <w:rPr>
          <w:rFonts w:ascii="Arial" w:hAnsi="Arial" w:cs="Arial"/>
          <w:szCs w:val="18"/>
        </w:rPr>
        <w:t xml:space="preserve">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20D92A43" w14:textId="33E811B5" w:rsidR="00BD2551" w:rsidRDefault="00BD2551" w:rsidP="00BD2551">
      <w:pPr>
        <w:pStyle w:val="PaperBody"/>
        <w:widowControl/>
        <w:spacing w:before="0"/>
        <w:jc w:val="both"/>
        <w:rPr>
          <w:rFonts w:ascii="Arial" w:hAnsi="Arial" w:cs="Arial"/>
          <w:szCs w:val="18"/>
        </w:rPr>
      </w:pPr>
    </w:p>
    <w:p w14:paraId="43CA47E7" w14:textId="77777777" w:rsidR="00722791" w:rsidRPr="00EB1FC6" w:rsidRDefault="00722791" w:rsidP="00C214A3">
      <w:pPr>
        <w:pStyle w:val="PaperBody"/>
        <w:widowControl/>
        <w:spacing w:before="0"/>
        <w:jc w:val="both"/>
        <w:rPr>
          <w:rFonts w:ascii="Arial" w:hAnsi="Arial" w:cs="Arial"/>
          <w:szCs w:val="18"/>
        </w:rPr>
      </w:pPr>
    </w:p>
    <w:p w14:paraId="754B9B74" w14:textId="77777777" w:rsidR="006C7C6D" w:rsidRDefault="006C7C6D" w:rsidP="00C214A3">
      <w:pPr>
        <w:pStyle w:val="PaperBody"/>
        <w:widowControl/>
        <w:spacing w:before="0"/>
        <w:jc w:val="both"/>
        <w:rPr>
          <w:rFonts w:ascii="Arial" w:hAnsi="Arial" w:cs="Arial"/>
        </w:rPr>
      </w:pPr>
    </w:p>
    <w:p w14:paraId="7097B191" w14:textId="6C64E620" w:rsidR="002C3A4C" w:rsidRDefault="002C3A4C" w:rsidP="00C214A3">
      <w:pPr>
        <w:pStyle w:val="PaperHeader1"/>
        <w:spacing w:before="0"/>
        <w:rPr>
          <w:rFonts w:ascii="Arial" w:hAnsi="Arial" w:cs="Arial"/>
        </w:rPr>
      </w:pPr>
      <w:commentRangeStart w:id="171"/>
      <w:r>
        <w:rPr>
          <w:rFonts w:ascii="Arial" w:hAnsi="Arial" w:cs="Arial"/>
        </w:rPr>
        <w:lastRenderedPageBreak/>
        <w:t>References</w:t>
      </w:r>
      <w:commentRangeEnd w:id="171"/>
      <w:r w:rsidR="00B42CAF">
        <w:rPr>
          <w:rStyle w:val="CommentReference"/>
          <w:rFonts w:ascii="Times New Roman" w:hAnsi="Times New Roman"/>
          <w:b w:val="0"/>
          <w:caps w:val="0"/>
        </w:rPr>
        <w:commentReference w:id="171"/>
      </w:r>
    </w:p>
    <w:p w14:paraId="75DD4871" w14:textId="2B495EE5" w:rsidR="00FE2300" w:rsidRDefault="00FE2300" w:rsidP="00C214A3">
      <w:pPr>
        <w:pStyle w:val="PaperHeader1"/>
        <w:spacing w:before="0"/>
        <w:rPr>
          <w:rFonts w:ascii="Arial" w:hAnsi="Arial" w:cs="Arial"/>
        </w:rPr>
      </w:pPr>
    </w:p>
    <w:p w14:paraId="38CA4C76" w14:textId="1CE23DDC" w:rsidR="00FE2300" w:rsidRDefault="00FE2300" w:rsidP="00C214A3">
      <w:pPr>
        <w:pStyle w:val="PaperHeader1"/>
        <w:spacing w:before="0"/>
        <w:rPr>
          <w:rFonts w:ascii="Arial" w:hAnsi="Arial" w:cs="Arial"/>
        </w:rPr>
      </w:pPr>
    </w:p>
    <w:p w14:paraId="2E6BCFC1" w14:textId="77777777" w:rsidR="00FE2300" w:rsidRDefault="00FE2300" w:rsidP="00C214A3">
      <w:pPr>
        <w:pStyle w:val="PaperHeader1"/>
        <w:spacing w:before="0"/>
        <w:rPr>
          <w:rFonts w:ascii="Arial" w:hAnsi="Arial" w:cs="Arial"/>
        </w:rPr>
      </w:pPr>
    </w:p>
    <w:p w14:paraId="1C91037E" w14:textId="77777777" w:rsidR="0056731E" w:rsidRDefault="00985DF3" w:rsidP="0056731E">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56731E">
        <w:rPr>
          <w:noProof/>
        </w:rPr>
        <w:t xml:space="preserve">1. </w:t>
      </w:r>
      <w:r w:rsidR="0056731E">
        <w:rPr>
          <w:i/>
          <w:iCs/>
          <w:noProof/>
        </w:rPr>
        <w:t xml:space="preserve">Technical Rejection Criteria for Study Data - Preliminary Findings. </w:t>
      </w:r>
      <w:r w:rsidR="0056731E">
        <w:rPr>
          <w:b/>
          <w:bCs/>
          <w:noProof/>
        </w:rPr>
        <w:t>Allard, Crystal.</w:t>
      </w:r>
      <w:r w:rsidR="0056731E">
        <w:rPr>
          <w:noProof/>
        </w:rPr>
        <w:t xml:space="preserve"> Boston : PhUSE Single Day Event (SDE), 2017.</w:t>
      </w:r>
    </w:p>
    <w:p w14:paraId="023FB3D2" w14:textId="77777777" w:rsidR="0056731E" w:rsidRDefault="0056731E" w:rsidP="0056731E">
      <w:pPr>
        <w:pStyle w:val="Bibliography"/>
        <w:rPr>
          <w:noProof/>
        </w:rPr>
      </w:pPr>
      <w:r>
        <w:rPr>
          <w:noProof/>
        </w:rPr>
        <w:t xml:space="preserve">2. </w:t>
      </w:r>
      <w:r>
        <w:rPr>
          <w:b/>
          <w:bCs/>
          <w:noProof/>
        </w:rPr>
        <w:t>CDISC.</w:t>
      </w:r>
      <w:r>
        <w:rPr>
          <w:noProof/>
        </w:rPr>
        <w:t xml:space="preserve"> About CDISC. </w:t>
      </w:r>
      <w:r>
        <w:rPr>
          <w:i/>
          <w:iCs/>
          <w:noProof/>
        </w:rPr>
        <w:t xml:space="preserve">CDISC WEbsite. </w:t>
      </w:r>
      <w:r>
        <w:rPr>
          <w:noProof/>
        </w:rPr>
        <w:t>[Online] [Cited: 05 01, 2017.] https://www.cdisc.org/about.</w:t>
      </w:r>
    </w:p>
    <w:p w14:paraId="60E237DC" w14:textId="77777777" w:rsidR="0056731E" w:rsidRDefault="0056731E" w:rsidP="0056731E">
      <w:pPr>
        <w:pStyle w:val="Bibliography"/>
        <w:rPr>
          <w:noProof/>
        </w:rPr>
      </w:pPr>
      <w:r>
        <w:rPr>
          <w:noProof/>
        </w:rPr>
        <w:t xml:space="preserve">3. </w:t>
      </w:r>
      <w:r>
        <w:rPr>
          <w:i/>
          <w:iCs/>
          <w:noProof/>
        </w:rPr>
        <w:t xml:space="preserve">State of the Union: The Crossroads of CDISC Standards adn SAS' Supporting Role. </w:t>
      </w:r>
      <w:r>
        <w:rPr>
          <w:b/>
          <w:bCs/>
          <w:noProof/>
        </w:rPr>
        <w:t>Decker, Chris.</w:t>
      </w:r>
      <w:r>
        <w:rPr>
          <w:noProof/>
        </w:rPr>
        <w:t xml:space="preserve"> Las Vegas, Nevada : SAS Institute, 2011.</w:t>
      </w:r>
    </w:p>
    <w:p w14:paraId="6185D215" w14:textId="77777777" w:rsidR="0056731E" w:rsidRDefault="0056731E" w:rsidP="0056731E">
      <w:pPr>
        <w:pStyle w:val="Bibliography"/>
        <w:rPr>
          <w:noProof/>
        </w:rPr>
      </w:pPr>
      <w:r>
        <w:rPr>
          <w:noProof/>
        </w:rPr>
        <w:t xml:space="preserve">4. </w:t>
      </w:r>
      <w:r>
        <w:rPr>
          <w:b/>
          <w:bCs/>
          <w:noProof/>
        </w:rPr>
        <w:t>PhUSE Emerging Trends and Technologies.</w:t>
      </w:r>
      <w:r>
        <w:rPr>
          <w:noProof/>
        </w:rPr>
        <w:t xml:space="preserve"> </w:t>
      </w:r>
      <w:r>
        <w:rPr>
          <w:i/>
          <w:iCs/>
          <w:noProof/>
        </w:rPr>
        <w:t xml:space="preserve">Transport for the Next Generation. </w:t>
      </w:r>
      <w:r>
        <w:rPr>
          <w:noProof/>
        </w:rPr>
        <w:t>s.l. : PhUSE, 2017.</w:t>
      </w:r>
    </w:p>
    <w:p w14:paraId="65D95455" w14:textId="77777777" w:rsidR="0056731E" w:rsidRDefault="0056731E" w:rsidP="006E27B7">
      <w:pPr>
        <w:pStyle w:val="Bibliography"/>
        <w:rPr>
          <w:noProof/>
        </w:rPr>
      </w:pPr>
      <w:r>
        <w:rPr>
          <w:noProof/>
        </w:rPr>
        <w:t xml:space="preserve">5. </w:t>
      </w:r>
      <w:r>
        <w:rPr>
          <w:b/>
          <w:bCs/>
          <w:noProof/>
        </w:rPr>
        <w:t>World Wide Web Consortium.</w:t>
      </w:r>
      <w:r>
        <w:rPr>
          <w:noProof/>
        </w:rPr>
        <w:t xml:space="preserve"> XML Schema Part 2: Datatypes Second Edition. [Online] W3C, October 28, 2004. [Cited: 05 8, 2017.] https://www.w3.org/TR/xmlschema-2/#built-in-datatypes.</w:t>
      </w:r>
    </w:p>
    <w:p w14:paraId="5D851F83" w14:textId="77777777" w:rsidR="0056731E" w:rsidRDefault="0056731E" w:rsidP="002413DC">
      <w:pPr>
        <w:pStyle w:val="Bibliography"/>
        <w:rPr>
          <w:noProof/>
        </w:rPr>
      </w:pPr>
      <w:r>
        <w:rPr>
          <w:noProof/>
        </w:rPr>
        <w:t xml:space="preserve">6. </w:t>
      </w:r>
      <w:r>
        <w:rPr>
          <w:b/>
          <w:bCs/>
          <w:noProof/>
        </w:rPr>
        <w:t>Cairo, Alberto.</w:t>
      </w:r>
      <w:r>
        <w:rPr>
          <w:noProof/>
        </w:rPr>
        <w:t xml:space="preserve"> </w:t>
      </w:r>
      <w:r>
        <w:rPr>
          <w:i/>
          <w:iCs/>
          <w:noProof/>
        </w:rPr>
        <w:t xml:space="preserve">The Truthful Art. Data, charts, and maps for communication. </w:t>
      </w:r>
      <w:r>
        <w:rPr>
          <w:noProof/>
        </w:rPr>
        <w:t>s.l. : New Riders, 2016.</w:t>
      </w:r>
    </w:p>
    <w:p w14:paraId="5716CE3D" w14:textId="77777777" w:rsidR="0056731E" w:rsidRDefault="0056731E" w:rsidP="002413DC">
      <w:pPr>
        <w:pStyle w:val="Bibliography"/>
        <w:rPr>
          <w:b/>
          <w:bCs/>
          <w:noProof/>
        </w:rPr>
      </w:pPr>
      <w:r>
        <w:rPr>
          <w:noProof/>
        </w:rPr>
        <w:t xml:space="preserve">7. </w:t>
      </w:r>
      <w:r>
        <w:rPr>
          <w:b/>
          <w:bCs/>
          <w:noProof/>
        </w:rPr>
        <w:t>Linked Open Vocabularies (LOV). [Online] Open Knowledge Foundation. [Cited: 07 26, 2016.] http://lov.okfn.org/dataset/lov/.</w:t>
      </w:r>
    </w:p>
    <w:p w14:paraId="20F2D859" w14:textId="77777777" w:rsidR="0056731E" w:rsidRDefault="0056731E" w:rsidP="002413DC">
      <w:pPr>
        <w:pStyle w:val="Bibliography"/>
        <w:rPr>
          <w:b/>
          <w:bCs/>
          <w:noProof/>
        </w:rPr>
      </w:pPr>
      <w:r>
        <w:rPr>
          <w:b/>
          <w:bCs/>
          <w:noProof/>
        </w:rPr>
        <w:t xml:space="preserve">8. Uniform Resource Identifier. </w:t>
      </w:r>
      <w:r>
        <w:rPr>
          <w:b/>
          <w:bCs/>
          <w:i/>
          <w:iCs/>
          <w:noProof/>
        </w:rPr>
        <w:t xml:space="preserve">Wikipedia. </w:t>
      </w:r>
      <w:r>
        <w:rPr>
          <w:b/>
          <w:bCs/>
          <w:noProof/>
        </w:rPr>
        <w:t>[Online] https://en.wikipedia.org/wiki/Uniform_Resource_Identifier.</w:t>
      </w:r>
    </w:p>
    <w:p w14:paraId="1F628E2C" w14:textId="77777777" w:rsidR="0056731E" w:rsidRDefault="0056731E" w:rsidP="002413DC">
      <w:pPr>
        <w:pStyle w:val="Bibliography"/>
        <w:rPr>
          <w:b/>
          <w:bCs/>
          <w:noProof/>
        </w:rPr>
      </w:pPr>
      <w:r>
        <w:rPr>
          <w:b/>
          <w:bCs/>
          <w:noProof/>
        </w:rPr>
        <w:t xml:space="preserve">9. Willighagen, Egon. R Package: rrdf. </w:t>
      </w:r>
      <w:r>
        <w:rPr>
          <w:b/>
          <w:bCs/>
          <w:i/>
          <w:iCs/>
          <w:noProof/>
        </w:rPr>
        <w:t xml:space="preserve">Github. </w:t>
      </w:r>
      <w:r>
        <w:rPr>
          <w:b/>
          <w:bCs/>
          <w:noProof/>
        </w:rPr>
        <w:t>[Online] [Cited: 07 27, 2016.] http://github.com/egonw/rrdf.</w:t>
      </w:r>
    </w:p>
    <w:p w14:paraId="22F4FE89" w14:textId="77777777" w:rsidR="0056731E" w:rsidRDefault="0056731E" w:rsidP="002413DC">
      <w:pPr>
        <w:pStyle w:val="Bibliography"/>
        <w:rPr>
          <w:b/>
          <w:bCs/>
          <w:noProof/>
        </w:rPr>
      </w:pPr>
      <w:r>
        <w:rPr>
          <w:b/>
          <w:bCs/>
          <w:noProof/>
        </w:rPr>
        <w:t xml:space="preserve">10. Thieurmel, B. Introduction to visNetwork. </w:t>
      </w:r>
      <w:r>
        <w:rPr>
          <w:b/>
          <w:bCs/>
          <w:i/>
          <w:iCs/>
          <w:noProof/>
        </w:rPr>
        <w:t xml:space="preserve">CRAN. </w:t>
      </w:r>
      <w:r>
        <w:rPr>
          <w:b/>
          <w:bCs/>
          <w:noProof/>
        </w:rPr>
        <w:t>[Online] [Cited: 07 27, 2016.] http://cran.r-project.org/web/packages/visNetwork/vignettes/Introduction-to-visNetwork.html.</w:t>
      </w:r>
    </w:p>
    <w:p w14:paraId="2BD58B5D" w14:textId="77777777" w:rsidR="0056731E" w:rsidRDefault="0056731E" w:rsidP="003635A7">
      <w:pPr>
        <w:pStyle w:val="Bibliography"/>
        <w:rPr>
          <w:b/>
          <w:bCs/>
          <w:noProof/>
        </w:rPr>
      </w:pPr>
      <w:r>
        <w:rPr>
          <w:b/>
          <w:bCs/>
          <w:noProof/>
        </w:rPr>
        <w:t xml:space="preserve">11. </w:t>
      </w:r>
      <w:r>
        <w:rPr>
          <w:b/>
          <w:bCs/>
          <w:i/>
          <w:iCs/>
          <w:noProof/>
        </w:rPr>
        <w:t xml:space="preserve">PhUSE Workshop: Semantics 101 for Pharma. </w:t>
      </w:r>
      <w:r>
        <w:rPr>
          <w:b/>
          <w:bCs/>
          <w:noProof/>
        </w:rPr>
        <w:t>Anderson, Marc and Williams, Tim. Barcelona : PhUSE, 2016.</w:t>
      </w:r>
    </w:p>
    <w:p w14:paraId="3A502E1A" w14:textId="77777777" w:rsidR="0056731E" w:rsidRDefault="0056731E" w:rsidP="00CC58A1">
      <w:pPr>
        <w:pStyle w:val="Bibliography"/>
        <w:rPr>
          <w:b/>
          <w:bCs/>
          <w:noProof/>
        </w:rPr>
      </w:pPr>
      <w:r>
        <w:rPr>
          <w:b/>
          <w:bCs/>
          <w:noProof/>
        </w:rPr>
        <w:t xml:space="preserve">12. PhUSE CSS Project: Analysis Results &amp; Metadata. </w:t>
      </w:r>
      <w:r>
        <w:rPr>
          <w:b/>
          <w:bCs/>
          <w:i/>
          <w:iCs/>
          <w:noProof/>
        </w:rPr>
        <w:t xml:space="preserve">PhUSE Wiki. </w:t>
      </w:r>
      <w:r>
        <w:rPr>
          <w:b/>
          <w:bCs/>
          <w:noProof/>
        </w:rPr>
        <w:t>[Online] [Cited: 08 23, 2016.] http://bit.ly/2bf7Pk0.</w:t>
      </w:r>
    </w:p>
    <w:p w14:paraId="31056194" w14:textId="77777777" w:rsidR="0056731E" w:rsidRDefault="0056731E" w:rsidP="0056731E">
      <w:pPr>
        <w:pStyle w:val="Bibliography"/>
        <w:rPr>
          <w:b/>
          <w:bCs/>
          <w:noProof/>
        </w:rPr>
        <w:pPrChange w:id="172" w:author="Tim Williams" w:date="2017-08-15T13:40:00Z">
          <w:pPr>
            <w:pStyle w:val="Bibliography"/>
          </w:pPr>
        </w:pPrChange>
      </w:pPr>
      <w:r>
        <w:rPr>
          <w:b/>
          <w:bCs/>
          <w:noProof/>
        </w:rPr>
        <w:t xml:space="preserve">13. CDISC. CDISC Standards in RDF. </w:t>
      </w:r>
      <w:r>
        <w:rPr>
          <w:b/>
          <w:bCs/>
          <w:i/>
          <w:iCs/>
          <w:noProof/>
        </w:rPr>
        <w:t xml:space="preserve">CDISC. </w:t>
      </w:r>
      <w:r>
        <w:rPr>
          <w:b/>
          <w:bCs/>
          <w:noProof/>
        </w:rPr>
        <w:t>[Online] [Cited: 08 23, 2016.] http://www.cdisc.org/rdf.</w:t>
      </w:r>
    </w:p>
    <w:p w14:paraId="367D4534" w14:textId="77777777" w:rsidR="0056731E" w:rsidRDefault="0056731E" w:rsidP="0056731E">
      <w:pPr>
        <w:pStyle w:val="Bibliography"/>
        <w:rPr>
          <w:b/>
          <w:bCs/>
          <w:noProof/>
        </w:rPr>
        <w:pPrChange w:id="173" w:author="Tim Williams" w:date="2017-08-15T13:40:00Z">
          <w:pPr>
            <w:pStyle w:val="Bibliography"/>
          </w:pPr>
        </w:pPrChange>
      </w:pPr>
      <w:r>
        <w:rPr>
          <w:b/>
          <w:bCs/>
          <w:noProof/>
        </w:rPr>
        <w:t>14. Robinson, Ian, Webber, Jim and Eifrem, Emil. Graph Databases. [Online] [Cited: 08 23, 2016.] http://neo4j.com/book-graph-databases/.</w:t>
      </w:r>
    </w:p>
    <w:p w14:paraId="7ED4BEF1" w14:textId="77777777" w:rsidR="0056731E" w:rsidRDefault="0056731E" w:rsidP="0056731E">
      <w:pPr>
        <w:pStyle w:val="Bibliography"/>
        <w:rPr>
          <w:b/>
          <w:bCs/>
          <w:noProof/>
        </w:rPr>
        <w:pPrChange w:id="174" w:author="Tim Williams" w:date="2017-08-15T13:40:00Z">
          <w:pPr>
            <w:pStyle w:val="Bibliography"/>
          </w:pPr>
        </w:pPrChange>
      </w:pPr>
      <w:r>
        <w:rPr>
          <w:b/>
          <w:bCs/>
          <w:noProof/>
        </w:rPr>
        <w:t>15. Resource Description Framework. [Online] WikiPedia. [Cited: 08 23, 2016.] http://en.wikipedia.org/wiki/Resource_Description_Framework.</w:t>
      </w:r>
    </w:p>
    <w:p w14:paraId="42AE28B3" w14:textId="77777777" w:rsidR="0056731E" w:rsidRDefault="0056731E" w:rsidP="0056731E">
      <w:pPr>
        <w:pStyle w:val="Bibliography"/>
        <w:rPr>
          <w:b/>
          <w:bCs/>
          <w:noProof/>
        </w:rPr>
        <w:pPrChange w:id="175" w:author="Tim Williams" w:date="2017-08-15T13:40:00Z">
          <w:pPr>
            <w:pStyle w:val="Bibliography"/>
          </w:pPr>
        </w:pPrChange>
      </w:pPr>
      <w:r>
        <w:rPr>
          <w:b/>
          <w:bCs/>
          <w:noProof/>
        </w:rPr>
        <w:t>16. W3C. SPARQL 1.1 Query Language. W3C Recommendation 21 March 2013. [Online] W3C. [Cited: 08 23, 2016.] http://www.w3.org/TR/sparql11-query/.</w:t>
      </w:r>
    </w:p>
    <w:p w14:paraId="2E5C2C53" w14:textId="77777777" w:rsidR="0056731E" w:rsidRDefault="0056731E" w:rsidP="0056731E">
      <w:pPr>
        <w:pStyle w:val="Bibliography"/>
        <w:rPr>
          <w:b/>
          <w:bCs/>
          <w:noProof/>
        </w:rPr>
        <w:pPrChange w:id="176" w:author="Tim Williams" w:date="2017-08-15T13:40:00Z">
          <w:pPr>
            <w:pStyle w:val="Bibliography"/>
          </w:pPr>
        </w:pPrChange>
      </w:pPr>
      <w:r>
        <w:rPr>
          <w:b/>
          <w:bCs/>
          <w:noProof/>
        </w:rPr>
        <w:t>17. Bostock, Mike. D3 : Data Driven Documents. [Online] [Cited: 08 23, 2016.] https://d3js.org/.</w:t>
      </w:r>
    </w:p>
    <w:p w14:paraId="211D4911" w14:textId="77777777" w:rsidR="0056731E" w:rsidRDefault="0056731E" w:rsidP="0056731E">
      <w:pPr>
        <w:pStyle w:val="Bibliography"/>
        <w:rPr>
          <w:b/>
          <w:bCs/>
          <w:noProof/>
        </w:rPr>
        <w:pPrChange w:id="177" w:author="Tim Williams" w:date="2017-08-15T13:40:00Z">
          <w:pPr>
            <w:pStyle w:val="Bibliography"/>
          </w:pPr>
        </w:pPrChange>
      </w:pPr>
      <w:r>
        <w:rPr>
          <w:b/>
          <w:bCs/>
          <w:noProof/>
        </w:rPr>
        <w:t>18. W3C. SPARQL 1.1 Federated Query. W3C Recommendation. [Online] W3.ORG. [Cited: 08 23, 2016.] http://www.w3.org/TR/sparql11-federated-query.</w:t>
      </w:r>
    </w:p>
    <w:p w14:paraId="7B88CDA4" w14:textId="77777777" w:rsidR="0056731E" w:rsidRDefault="0056731E" w:rsidP="0056731E">
      <w:pPr>
        <w:pStyle w:val="Bibliography"/>
        <w:rPr>
          <w:b/>
          <w:bCs/>
          <w:noProof/>
        </w:rPr>
        <w:pPrChange w:id="178" w:author="Tim Williams" w:date="2017-08-15T13:40:00Z">
          <w:pPr>
            <w:pStyle w:val="Bibliography"/>
          </w:pPr>
        </w:pPrChange>
      </w:pPr>
      <w:r>
        <w:rPr>
          <w:b/>
          <w:bCs/>
          <w:noProof/>
        </w:rPr>
        <w:t>19. PhUSE Semantic Technology Working Group Overview. [Online] PhUSE. [Cited: 07 27, 2016.] http://www.phusewiki.org/wiki/index.php?title=Semantic_Technology.</w:t>
      </w:r>
    </w:p>
    <w:p w14:paraId="4A45FCD2" w14:textId="77777777" w:rsidR="0056731E" w:rsidRDefault="0056731E" w:rsidP="0056731E">
      <w:pPr>
        <w:pStyle w:val="Bibliography"/>
        <w:rPr>
          <w:b/>
          <w:bCs/>
          <w:noProof/>
        </w:rPr>
        <w:pPrChange w:id="179" w:author="Tim Williams" w:date="2017-08-15T13:40:00Z">
          <w:pPr>
            <w:pStyle w:val="Bibliography"/>
          </w:pPr>
        </w:pPrChange>
      </w:pPr>
      <w:r>
        <w:rPr>
          <w:b/>
          <w:bCs/>
          <w:noProof/>
        </w:rPr>
        <w:t xml:space="preserve">20. Fowler, Martin. Datensparsamkeit. </w:t>
      </w:r>
      <w:r>
        <w:rPr>
          <w:b/>
          <w:bCs/>
          <w:i/>
          <w:iCs/>
          <w:noProof/>
        </w:rPr>
        <w:t xml:space="preserve">MartinFowler.com. </w:t>
      </w:r>
      <w:r>
        <w:rPr>
          <w:b/>
          <w:bCs/>
          <w:noProof/>
        </w:rPr>
        <w:t>[Online] 12 12, 2013. [Cited: 05 01, 2017.] https://martinfowler.com/bliki/Datensparsamkeit.html.</w:t>
      </w:r>
    </w:p>
    <w:p w14:paraId="4DE0ACBE" w14:textId="77777777" w:rsidR="004C5BE7" w:rsidDel="0056731E" w:rsidRDefault="004C5BE7" w:rsidP="0056731E">
      <w:pPr>
        <w:pStyle w:val="Bibliography"/>
        <w:rPr>
          <w:del w:id="180" w:author="Tim Williams" w:date="2017-08-15T13:40:00Z"/>
          <w:noProof/>
          <w:sz w:val="24"/>
          <w:szCs w:val="24"/>
        </w:rPr>
        <w:pPrChange w:id="181" w:author="Tim Williams" w:date="2017-08-15T13:40:00Z">
          <w:pPr>
            <w:pStyle w:val="Bibliography"/>
          </w:pPr>
        </w:pPrChange>
      </w:pPr>
      <w:del w:id="182" w:author="Tim Williams" w:date="2017-08-15T13:40:00Z">
        <w:r w:rsidDel="0056731E">
          <w:rPr>
            <w:noProof/>
          </w:rPr>
          <w:delText xml:space="preserve">1. </w:delText>
        </w:r>
        <w:r w:rsidDel="0056731E">
          <w:rPr>
            <w:b/>
            <w:bCs/>
            <w:noProof/>
          </w:rPr>
          <w:delText>CDISC.</w:delText>
        </w:r>
        <w:r w:rsidDel="0056731E">
          <w:rPr>
            <w:noProof/>
          </w:rPr>
          <w:delText xml:space="preserve"> About CDISC. </w:delText>
        </w:r>
        <w:r w:rsidDel="0056731E">
          <w:rPr>
            <w:i/>
            <w:iCs/>
            <w:noProof/>
          </w:rPr>
          <w:delText xml:space="preserve">CDISC WEbsite. </w:delText>
        </w:r>
        <w:r w:rsidDel="0056731E">
          <w:rPr>
            <w:noProof/>
          </w:rPr>
          <w:delText>[Online] [Cited: 05 01, 2017.] https://www.cdisc.org/about.</w:delText>
        </w:r>
      </w:del>
    </w:p>
    <w:p w14:paraId="3F4FC0C7" w14:textId="77777777" w:rsidR="004C5BE7" w:rsidDel="0056731E" w:rsidRDefault="004C5BE7" w:rsidP="0056731E">
      <w:pPr>
        <w:pStyle w:val="Bibliography"/>
        <w:rPr>
          <w:del w:id="183" w:author="Tim Williams" w:date="2017-08-15T13:40:00Z"/>
          <w:noProof/>
        </w:rPr>
        <w:pPrChange w:id="184" w:author="Tim Williams" w:date="2017-08-15T13:40:00Z">
          <w:pPr>
            <w:pStyle w:val="Bibliography"/>
          </w:pPr>
        </w:pPrChange>
      </w:pPr>
      <w:del w:id="185" w:author="Tim Williams" w:date="2017-08-15T13:40:00Z">
        <w:r w:rsidDel="0056731E">
          <w:rPr>
            <w:noProof/>
          </w:rPr>
          <w:delText xml:space="preserve">2. </w:delText>
        </w:r>
        <w:r w:rsidDel="0056731E">
          <w:rPr>
            <w:i/>
            <w:iCs/>
            <w:noProof/>
          </w:rPr>
          <w:delText xml:space="preserve">State of the Union: The Crossroads of CDISC Standards adn SAS' Supporting Role. </w:delText>
        </w:r>
        <w:r w:rsidDel="0056731E">
          <w:rPr>
            <w:b/>
            <w:bCs/>
            <w:noProof/>
          </w:rPr>
          <w:delText>Decker, Chris.</w:delText>
        </w:r>
        <w:r w:rsidDel="0056731E">
          <w:rPr>
            <w:noProof/>
          </w:rPr>
          <w:delText xml:space="preserve"> Las Vegas, Nevada : SAS Institute, 2011.</w:delText>
        </w:r>
      </w:del>
    </w:p>
    <w:p w14:paraId="71A35E44" w14:textId="77777777" w:rsidR="004C5BE7" w:rsidDel="0056731E" w:rsidRDefault="004C5BE7" w:rsidP="0056731E">
      <w:pPr>
        <w:pStyle w:val="Bibliography"/>
        <w:rPr>
          <w:del w:id="186" w:author="Tim Williams" w:date="2017-08-15T13:40:00Z"/>
          <w:noProof/>
        </w:rPr>
        <w:pPrChange w:id="187" w:author="Tim Williams" w:date="2017-08-15T13:40:00Z">
          <w:pPr>
            <w:pStyle w:val="Bibliography"/>
          </w:pPr>
        </w:pPrChange>
      </w:pPr>
      <w:del w:id="188" w:author="Tim Williams" w:date="2017-08-15T13:40:00Z">
        <w:r w:rsidDel="0056731E">
          <w:rPr>
            <w:noProof/>
          </w:rPr>
          <w:delText xml:space="preserve">3. </w:delText>
        </w:r>
        <w:r w:rsidDel="0056731E">
          <w:rPr>
            <w:b/>
            <w:bCs/>
            <w:noProof/>
          </w:rPr>
          <w:delText>PhUSE Emerging Trends and Technologies.</w:delText>
        </w:r>
        <w:r w:rsidDel="0056731E">
          <w:rPr>
            <w:noProof/>
          </w:rPr>
          <w:delText xml:space="preserve"> </w:delText>
        </w:r>
        <w:r w:rsidDel="0056731E">
          <w:rPr>
            <w:i/>
            <w:iCs/>
            <w:noProof/>
          </w:rPr>
          <w:delText xml:space="preserve">Transport for the Next Generation. </w:delText>
        </w:r>
        <w:r w:rsidDel="0056731E">
          <w:rPr>
            <w:noProof/>
          </w:rPr>
          <w:delText>s.l. : PhUSE, 2017.</w:delText>
        </w:r>
      </w:del>
    </w:p>
    <w:p w14:paraId="23645DF3" w14:textId="77777777" w:rsidR="004C5BE7" w:rsidDel="0056731E" w:rsidRDefault="004C5BE7" w:rsidP="0056731E">
      <w:pPr>
        <w:pStyle w:val="Bibliography"/>
        <w:rPr>
          <w:del w:id="189" w:author="Tim Williams" w:date="2017-08-15T13:40:00Z"/>
          <w:b/>
          <w:bCs/>
          <w:noProof/>
        </w:rPr>
        <w:pPrChange w:id="190" w:author="Tim Williams" w:date="2017-08-15T13:40:00Z">
          <w:pPr>
            <w:pStyle w:val="Bibliography"/>
          </w:pPr>
        </w:pPrChange>
      </w:pPr>
      <w:del w:id="191" w:author="Tim Williams" w:date="2017-08-15T13:40:00Z">
        <w:r w:rsidDel="0056731E">
          <w:rPr>
            <w:noProof/>
          </w:rPr>
          <w:delText xml:space="preserve">4. </w:delText>
        </w:r>
        <w:r w:rsidDel="0056731E">
          <w:rPr>
            <w:b/>
            <w:bCs/>
            <w:noProof/>
          </w:rPr>
          <w:delText xml:space="preserve">PhUSE CSS Project: Analysis Results &amp; Metadata. </w:delText>
        </w:r>
        <w:r w:rsidDel="0056731E">
          <w:rPr>
            <w:b/>
            <w:bCs/>
            <w:i/>
            <w:iCs/>
            <w:noProof/>
          </w:rPr>
          <w:delText xml:space="preserve">PhUSE Wiki. </w:delText>
        </w:r>
        <w:r w:rsidDel="0056731E">
          <w:rPr>
            <w:b/>
            <w:bCs/>
            <w:noProof/>
          </w:rPr>
          <w:delText>[Online] [Cited: 08 23, 2016.] http://bit.ly/2bf7Pk0.</w:delText>
        </w:r>
      </w:del>
    </w:p>
    <w:p w14:paraId="5C7507DF" w14:textId="77777777" w:rsidR="004C5BE7" w:rsidDel="0056731E" w:rsidRDefault="004C5BE7" w:rsidP="0056731E">
      <w:pPr>
        <w:pStyle w:val="Bibliography"/>
        <w:rPr>
          <w:del w:id="192" w:author="Tim Williams" w:date="2017-08-15T13:40:00Z"/>
          <w:b/>
          <w:bCs/>
          <w:noProof/>
        </w:rPr>
        <w:pPrChange w:id="193" w:author="Tim Williams" w:date="2017-08-15T13:40:00Z">
          <w:pPr>
            <w:pStyle w:val="Bibliography"/>
          </w:pPr>
        </w:pPrChange>
      </w:pPr>
      <w:del w:id="194" w:author="Tim Williams" w:date="2017-08-15T13:40:00Z">
        <w:r w:rsidDel="0056731E">
          <w:rPr>
            <w:b/>
            <w:bCs/>
            <w:noProof/>
          </w:rPr>
          <w:delText xml:space="preserve">5. Fowler, Martin. Datensparsamkeit. </w:delText>
        </w:r>
        <w:r w:rsidDel="0056731E">
          <w:rPr>
            <w:b/>
            <w:bCs/>
            <w:i/>
            <w:iCs/>
            <w:noProof/>
          </w:rPr>
          <w:delText xml:space="preserve">MartinFowler.com. </w:delText>
        </w:r>
        <w:r w:rsidDel="0056731E">
          <w:rPr>
            <w:b/>
            <w:bCs/>
            <w:noProof/>
          </w:rPr>
          <w:delText>[Online] 12 12, 2013. [Cited: 05 01, 2017.] https://martinfowler.com/bliki/Datensparsamkeit.html.</w:delText>
        </w:r>
      </w:del>
    </w:p>
    <w:p w14:paraId="10BBD2A0" w14:textId="77777777" w:rsidR="004C5BE7" w:rsidDel="0056731E" w:rsidRDefault="004C5BE7" w:rsidP="0056731E">
      <w:pPr>
        <w:pStyle w:val="Bibliography"/>
        <w:rPr>
          <w:del w:id="195" w:author="Tim Williams" w:date="2017-08-15T13:40:00Z"/>
          <w:b/>
          <w:bCs/>
          <w:noProof/>
        </w:rPr>
        <w:pPrChange w:id="196" w:author="Tim Williams" w:date="2017-08-15T13:40:00Z">
          <w:pPr>
            <w:pStyle w:val="Bibliography"/>
          </w:pPr>
        </w:pPrChange>
      </w:pPr>
      <w:del w:id="197" w:author="Tim Williams" w:date="2017-08-15T13:40:00Z">
        <w:r w:rsidDel="0056731E">
          <w:rPr>
            <w:b/>
            <w:bCs/>
            <w:noProof/>
          </w:rPr>
          <w:delText>6. World Wide Web Consortium. XML Schema Part 2: Datatypes Second Edition. [Online] W3C, October 28, 2004. [Cited: 05 8, 2017.] https://www.w3.org/TR/xmlschema-2/#built-in-datatypes.</w:delText>
        </w:r>
      </w:del>
    </w:p>
    <w:p w14:paraId="108C0B16" w14:textId="77777777" w:rsidR="004C5BE7" w:rsidDel="0056731E" w:rsidRDefault="004C5BE7" w:rsidP="0056731E">
      <w:pPr>
        <w:pStyle w:val="Bibliography"/>
        <w:rPr>
          <w:del w:id="198" w:author="Tim Williams" w:date="2017-08-15T13:40:00Z"/>
          <w:b/>
          <w:bCs/>
          <w:noProof/>
        </w:rPr>
        <w:pPrChange w:id="199" w:author="Tim Williams" w:date="2017-08-15T13:40:00Z">
          <w:pPr>
            <w:pStyle w:val="Bibliography"/>
          </w:pPr>
        </w:pPrChange>
      </w:pPr>
      <w:del w:id="200" w:author="Tim Williams" w:date="2017-08-15T13:40:00Z">
        <w:r w:rsidDel="0056731E">
          <w:rPr>
            <w:b/>
            <w:bCs/>
            <w:noProof/>
          </w:rPr>
          <w:delText xml:space="preserve">7. Cairo, Alberto. </w:delText>
        </w:r>
        <w:r w:rsidDel="0056731E">
          <w:rPr>
            <w:b/>
            <w:bCs/>
            <w:i/>
            <w:iCs/>
            <w:noProof/>
          </w:rPr>
          <w:delText xml:space="preserve">The Truthful Art. Data, charts, and maps for communication. </w:delText>
        </w:r>
        <w:r w:rsidDel="0056731E">
          <w:rPr>
            <w:b/>
            <w:bCs/>
            <w:noProof/>
          </w:rPr>
          <w:delText>s.l. : New Riders, 2016.</w:delText>
        </w:r>
      </w:del>
    </w:p>
    <w:p w14:paraId="6791FEFE" w14:textId="77777777" w:rsidR="004C5BE7" w:rsidDel="0056731E" w:rsidRDefault="004C5BE7" w:rsidP="0056731E">
      <w:pPr>
        <w:pStyle w:val="Bibliography"/>
        <w:rPr>
          <w:del w:id="201" w:author="Tim Williams" w:date="2017-08-15T13:40:00Z"/>
          <w:b/>
          <w:bCs/>
          <w:noProof/>
        </w:rPr>
        <w:pPrChange w:id="202" w:author="Tim Williams" w:date="2017-08-15T13:40:00Z">
          <w:pPr>
            <w:pStyle w:val="Bibliography"/>
          </w:pPr>
        </w:pPrChange>
      </w:pPr>
      <w:del w:id="203" w:author="Tim Williams" w:date="2017-08-15T13:40:00Z">
        <w:r w:rsidDel="0056731E">
          <w:rPr>
            <w:b/>
            <w:bCs/>
            <w:noProof/>
          </w:rPr>
          <w:delText>8. Linked Open Vocabularies (LOV). [Online] Open Knowledge Foundation. [Cited: 07 26, 2016.] http://lov.okfn.org/dataset/lov/.</w:delText>
        </w:r>
      </w:del>
    </w:p>
    <w:p w14:paraId="66F0325C" w14:textId="77777777" w:rsidR="004C5BE7" w:rsidDel="0056731E" w:rsidRDefault="004C5BE7" w:rsidP="0056731E">
      <w:pPr>
        <w:pStyle w:val="Bibliography"/>
        <w:rPr>
          <w:del w:id="204" w:author="Tim Williams" w:date="2017-08-15T13:40:00Z"/>
          <w:b/>
          <w:bCs/>
          <w:noProof/>
        </w:rPr>
        <w:pPrChange w:id="205" w:author="Tim Williams" w:date="2017-08-15T13:40:00Z">
          <w:pPr>
            <w:pStyle w:val="Bibliography"/>
          </w:pPr>
        </w:pPrChange>
      </w:pPr>
      <w:del w:id="206" w:author="Tim Williams" w:date="2017-08-15T13:40:00Z">
        <w:r w:rsidDel="0056731E">
          <w:rPr>
            <w:b/>
            <w:bCs/>
            <w:noProof/>
          </w:rPr>
          <w:delText xml:space="preserve">9. Uniform Resource Identifier. </w:delText>
        </w:r>
        <w:r w:rsidDel="0056731E">
          <w:rPr>
            <w:b/>
            <w:bCs/>
            <w:i/>
            <w:iCs/>
            <w:noProof/>
          </w:rPr>
          <w:delText xml:space="preserve">Wikipedia. </w:delText>
        </w:r>
        <w:r w:rsidDel="0056731E">
          <w:rPr>
            <w:b/>
            <w:bCs/>
            <w:noProof/>
          </w:rPr>
          <w:delText>[Online] https://en.wikipedia.org/wiki/Uniform_Resource_Identifier.</w:delText>
        </w:r>
      </w:del>
    </w:p>
    <w:p w14:paraId="27C8D654" w14:textId="77777777" w:rsidR="004C5BE7" w:rsidDel="0056731E" w:rsidRDefault="004C5BE7" w:rsidP="0056731E">
      <w:pPr>
        <w:pStyle w:val="Bibliography"/>
        <w:rPr>
          <w:del w:id="207" w:author="Tim Williams" w:date="2017-08-15T13:40:00Z"/>
          <w:b/>
          <w:bCs/>
          <w:noProof/>
        </w:rPr>
        <w:pPrChange w:id="208" w:author="Tim Williams" w:date="2017-08-15T13:40:00Z">
          <w:pPr>
            <w:pStyle w:val="Bibliography"/>
          </w:pPr>
        </w:pPrChange>
      </w:pPr>
      <w:del w:id="209" w:author="Tim Williams" w:date="2017-08-15T13:40:00Z">
        <w:r w:rsidDel="0056731E">
          <w:rPr>
            <w:b/>
            <w:bCs/>
            <w:noProof/>
          </w:rPr>
          <w:delText xml:space="preserve">10. Willighagen, Egon. R Package: rrdf. </w:delText>
        </w:r>
        <w:r w:rsidDel="0056731E">
          <w:rPr>
            <w:b/>
            <w:bCs/>
            <w:i/>
            <w:iCs/>
            <w:noProof/>
          </w:rPr>
          <w:delText xml:space="preserve">Github. </w:delText>
        </w:r>
        <w:r w:rsidDel="0056731E">
          <w:rPr>
            <w:b/>
            <w:bCs/>
            <w:noProof/>
          </w:rPr>
          <w:delText>[Online] [Cited: 07 27, 2016.] http://github.com/egonw/rrdf.</w:delText>
        </w:r>
      </w:del>
    </w:p>
    <w:p w14:paraId="5ED3255D" w14:textId="77777777" w:rsidR="004C5BE7" w:rsidDel="0056731E" w:rsidRDefault="004C5BE7" w:rsidP="0056731E">
      <w:pPr>
        <w:pStyle w:val="Bibliography"/>
        <w:rPr>
          <w:del w:id="210" w:author="Tim Williams" w:date="2017-08-15T13:40:00Z"/>
          <w:b/>
          <w:bCs/>
          <w:noProof/>
        </w:rPr>
        <w:pPrChange w:id="211" w:author="Tim Williams" w:date="2017-08-15T13:40:00Z">
          <w:pPr>
            <w:pStyle w:val="Bibliography"/>
          </w:pPr>
        </w:pPrChange>
      </w:pPr>
      <w:del w:id="212" w:author="Tim Williams" w:date="2017-08-15T13:40:00Z">
        <w:r w:rsidDel="0056731E">
          <w:rPr>
            <w:b/>
            <w:bCs/>
            <w:noProof/>
          </w:rPr>
          <w:delText xml:space="preserve">11. Thieurmel, B. Introduction to visNetwork. </w:delText>
        </w:r>
        <w:r w:rsidDel="0056731E">
          <w:rPr>
            <w:b/>
            <w:bCs/>
            <w:i/>
            <w:iCs/>
            <w:noProof/>
          </w:rPr>
          <w:delText xml:space="preserve">CRAN. </w:delText>
        </w:r>
        <w:r w:rsidDel="0056731E">
          <w:rPr>
            <w:b/>
            <w:bCs/>
            <w:noProof/>
          </w:rPr>
          <w:delText>[Online] [Cited: 07 27, 2016.] http://cran.r-project.org/web/packages/visNetwork/vignettes/Introduction-to-visNetwork.html.</w:delText>
        </w:r>
      </w:del>
    </w:p>
    <w:p w14:paraId="654D3A3F" w14:textId="77777777" w:rsidR="004C5BE7" w:rsidDel="0056731E" w:rsidRDefault="004C5BE7" w:rsidP="0056731E">
      <w:pPr>
        <w:pStyle w:val="Bibliography"/>
        <w:rPr>
          <w:del w:id="213" w:author="Tim Williams" w:date="2017-08-15T13:40:00Z"/>
          <w:b/>
          <w:bCs/>
          <w:noProof/>
        </w:rPr>
        <w:pPrChange w:id="214" w:author="Tim Williams" w:date="2017-08-15T13:40:00Z">
          <w:pPr>
            <w:pStyle w:val="Bibliography"/>
          </w:pPr>
        </w:pPrChange>
      </w:pPr>
      <w:del w:id="215" w:author="Tim Williams" w:date="2017-08-15T13:40:00Z">
        <w:r w:rsidDel="0056731E">
          <w:rPr>
            <w:b/>
            <w:bCs/>
            <w:noProof/>
          </w:rPr>
          <w:delText xml:space="preserve">12. </w:delText>
        </w:r>
        <w:r w:rsidDel="0056731E">
          <w:rPr>
            <w:b/>
            <w:bCs/>
            <w:i/>
            <w:iCs/>
            <w:noProof/>
          </w:rPr>
          <w:delText xml:space="preserve">PhUSE Workshop: Semantics 101 for Pharma. </w:delText>
        </w:r>
        <w:r w:rsidDel="0056731E">
          <w:rPr>
            <w:b/>
            <w:bCs/>
            <w:noProof/>
          </w:rPr>
          <w:delText>Anderson, Marc and Williams, Tim. Barcelona : PhUSE, 2016.</w:delText>
        </w:r>
      </w:del>
    </w:p>
    <w:p w14:paraId="5EC07E71" w14:textId="77777777" w:rsidR="004C5BE7" w:rsidDel="0056731E" w:rsidRDefault="004C5BE7" w:rsidP="0056731E">
      <w:pPr>
        <w:pStyle w:val="Bibliography"/>
        <w:rPr>
          <w:del w:id="216" w:author="Tim Williams" w:date="2017-08-15T13:40:00Z"/>
          <w:b/>
          <w:bCs/>
          <w:noProof/>
        </w:rPr>
        <w:pPrChange w:id="217" w:author="Tim Williams" w:date="2017-08-15T13:40:00Z">
          <w:pPr>
            <w:pStyle w:val="Bibliography"/>
          </w:pPr>
        </w:pPrChange>
      </w:pPr>
      <w:del w:id="218" w:author="Tim Williams" w:date="2017-08-15T13:40:00Z">
        <w:r w:rsidDel="0056731E">
          <w:rPr>
            <w:b/>
            <w:bCs/>
            <w:noProof/>
          </w:rPr>
          <w:delText xml:space="preserve">13. CDISC. CDISC Standards in RDF. </w:delText>
        </w:r>
        <w:r w:rsidDel="0056731E">
          <w:rPr>
            <w:b/>
            <w:bCs/>
            <w:i/>
            <w:iCs/>
            <w:noProof/>
          </w:rPr>
          <w:delText xml:space="preserve">CDISC. </w:delText>
        </w:r>
        <w:r w:rsidDel="0056731E">
          <w:rPr>
            <w:b/>
            <w:bCs/>
            <w:noProof/>
          </w:rPr>
          <w:delText>[Online] [Cited: 08 23, 2016.] http://www.cdisc.org/rdf.</w:delText>
        </w:r>
      </w:del>
    </w:p>
    <w:p w14:paraId="19BFA30C" w14:textId="77777777" w:rsidR="004C5BE7" w:rsidDel="0056731E" w:rsidRDefault="004C5BE7" w:rsidP="0056731E">
      <w:pPr>
        <w:pStyle w:val="Bibliography"/>
        <w:rPr>
          <w:del w:id="219" w:author="Tim Williams" w:date="2017-08-15T13:40:00Z"/>
          <w:b/>
          <w:bCs/>
          <w:noProof/>
        </w:rPr>
        <w:pPrChange w:id="220" w:author="Tim Williams" w:date="2017-08-15T13:40:00Z">
          <w:pPr>
            <w:pStyle w:val="Bibliography"/>
          </w:pPr>
        </w:pPrChange>
      </w:pPr>
      <w:del w:id="221" w:author="Tim Williams" w:date="2017-08-15T13:40:00Z">
        <w:r w:rsidDel="0056731E">
          <w:rPr>
            <w:b/>
            <w:bCs/>
            <w:noProof/>
          </w:rPr>
          <w:delText>14. Robinson, Ian, Webber, Jim and Eifrem, Emil. Graph Databases. [Online] [Cited: 08 23, 2016.] http://neo4j.com/book-graph-databases/.</w:delText>
        </w:r>
      </w:del>
    </w:p>
    <w:p w14:paraId="67DECFB6" w14:textId="77777777" w:rsidR="004C5BE7" w:rsidDel="0056731E" w:rsidRDefault="004C5BE7" w:rsidP="0056731E">
      <w:pPr>
        <w:pStyle w:val="Bibliography"/>
        <w:rPr>
          <w:del w:id="222" w:author="Tim Williams" w:date="2017-08-15T13:40:00Z"/>
          <w:b/>
          <w:bCs/>
          <w:noProof/>
        </w:rPr>
        <w:pPrChange w:id="223" w:author="Tim Williams" w:date="2017-08-15T13:40:00Z">
          <w:pPr>
            <w:pStyle w:val="Bibliography"/>
          </w:pPr>
        </w:pPrChange>
      </w:pPr>
      <w:del w:id="224" w:author="Tim Williams" w:date="2017-08-15T13:40:00Z">
        <w:r w:rsidDel="0056731E">
          <w:rPr>
            <w:b/>
            <w:bCs/>
            <w:noProof/>
          </w:rPr>
          <w:delText xml:space="preserve">15. Resource Description Framework. [Online] WikiPedia. [Cited: 08 23, 2016.] </w:delText>
        </w:r>
        <w:r w:rsidDel="0056731E">
          <w:rPr>
            <w:b/>
            <w:bCs/>
            <w:noProof/>
          </w:rPr>
          <w:lastRenderedPageBreak/>
          <w:delText>http://en.wikipedia.org/wiki/Resource_Description_Framework.</w:delText>
        </w:r>
      </w:del>
    </w:p>
    <w:p w14:paraId="69D3567A" w14:textId="77777777" w:rsidR="004C5BE7" w:rsidDel="0056731E" w:rsidRDefault="004C5BE7" w:rsidP="0056731E">
      <w:pPr>
        <w:pStyle w:val="Bibliography"/>
        <w:rPr>
          <w:del w:id="225" w:author="Tim Williams" w:date="2017-08-15T13:40:00Z"/>
          <w:b/>
          <w:bCs/>
          <w:noProof/>
        </w:rPr>
        <w:pPrChange w:id="226" w:author="Tim Williams" w:date="2017-08-15T13:40:00Z">
          <w:pPr>
            <w:pStyle w:val="Bibliography"/>
          </w:pPr>
        </w:pPrChange>
      </w:pPr>
      <w:del w:id="227" w:author="Tim Williams" w:date="2017-08-15T13:40:00Z">
        <w:r w:rsidDel="0056731E">
          <w:rPr>
            <w:b/>
            <w:bCs/>
            <w:noProof/>
          </w:rPr>
          <w:delText>16. W3C. SPARQL 1.1 Query Language. W3C Recommendation 21 March 2013. [Online] W3C. [Cited: 08 23, 2016.] http://www.w3.org/TR/sparql11-query/.</w:delText>
        </w:r>
      </w:del>
    </w:p>
    <w:p w14:paraId="6BA96C98" w14:textId="77777777" w:rsidR="004C5BE7" w:rsidDel="0056731E" w:rsidRDefault="004C5BE7" w:rsidP="0056731E">
      <w:pPr>
        <w:pStyle w:val="Bibliography"/>
        <w:rPr>
          <w:del w:id="228" w:author="Tim Williams" w:date="2017-08-15T13:40:00Z"/>
          <w:b/>
          <w:bCs/>
          <w:noProof/>
        </w:rPr>
        <w:pPrChange w:id="229" w:author="Tim Williams" w:date="2017-08-15T13:40:00Z">
          <w:pPr>
            <w:pStyle w:val="Bibliography"/>
          </w:pPr>
        </w:pPrChange>
      </w:pPr>
      <w:del w:id="230" w:author="Tim Williams" w:date="2017-08-15T13:40:00Z">
        <w:r w:rsidDel="0056731E">
          <w:rPr>
            <w:b/>
            <w:bCs/>
            <w:noProof/>
          </w:rPr>
          <w:delText>17. Bostock, Mike. D3 : Data Driven Documents. [Online] [Cited: 08 23, 2016.] https://d3js.org/.</w:delText>
        </w:r>
      </w:del>
    </w:p>
    <w:p w14:paraId="5DB80119" w14:textId="77777777" w:rsidR="004C5BE7" w:rsidDel="0056731E" w:rsidRDefault="004C5BE7" w:rsidP="0056731E">
      <w:pPr>
        <w:pStyle w:val="Bibliography"/>
        <w:rPr>
          <w:del w:id="231" w:author="Tim Williams" w:date="2017-08-15T13:40:00Z"/>
          <w:b/>
          <w:bCs/>
          <w:noProof/>
        </w:rPr>
        <w:pPrChange w:id="232" w:author="Tim Williams" w:date="2017-08-15T13:40:00Z">
          <w:pPr>
            <w:pStyle w:val="Bibliography"/>
          </w:pPr>
        </w:pPrChange>
      </w:pPr>
      <w:del w:id="233" w:author="Tim Williams" w:date="2017-08-15T13:40:00Z">
        <w:r w:rsidDel="0056731E">
          <w:rPr>
            <w:b/>
            <w:bCs/>
            <w:noProof/>
          </w:rPr>
          <w:delText>18. W3C. SPARQL 1.1 Federated Query. W3C Recommendation. [Online] W3.ORG. [Cited: 08 23, 2016.] http://www.w3.org/TR/sparql11-federated-query.</w:delText>
        </w:r>
      </w:del>
    </w:p>
    <w:p w14:paraId="770EFBEA" w14:textId="77777777" w:rsidR="004C5BE7" w:rsidDel="0056731E" w:rsidRDefault="004C5BE7" w:rsidP="0056731E">
      <w:pPr>
        <w:pStyle w:val="Bibliography"/>
        <w:rPr>
          <w:del w:id="234" w:author="Tim Williams" w:date="2017-08-15T13:40:00Z"/>
          <w:b/>
          <w:bCs/>
          <w:noProof/>
        </w:rPr>
        <w:pPrChange w:id="235" w:author="Tim Williams" w:date="2017-08-15T13:40:00Z">
          <w:pPr>
            <w:pStyle w:val="Bibliography"/>
          </w:pPr>
        </w:pPrChange>
      </w:pPr>
      <w:del w:id="236" w:author="Tim Williams" w:date="2017-08-15T13:40:00Z">
        <w:r w:rsidDel="0056731E">
          <w:rPr>
            <w:b/>
            <w:bCs/>
            <w:noProof/>
          </w:rPr>
          <w:delText>19. PhUSE Semantic Technology Working Group Overview. [Online] PhUSE. [Cited: 07 27, 2016.] http://www.phusewiki.org/wiki/index.php?title=Semantic_Technology.</w:delText>
        </w:r>
      </w:del>
    </w:p>
    <w:p w14:paraId="1CF3D7CB" w14:textId="77777777" w:rsidR="003355EC" w:rsidRPr="00DD6269" w:rsidRDefault="00985DF3" w:rsidP="0056731E">
      <w:pPr>
        <w:pStyle w:val="Bibliography"/>
        <w:tabs>
          <w:tab w:val="left" w:pos="360"/>
        </w:tabs>
        <w:ind w:left="720"/>
        <w:rPr>
          <w:noProof/>
        </w:rPr>
        <w:pPrChange w:id="237" w:author="Tim Williams" w:date="2017-08-15T13:40:00Z">
          <w:pPr>
            <w:pStyle w:val="Bibliography"/>
            <w:tabs>
              <w:tab w:val="left" w:pos="360"/>
            </w:tabs>
            <w:ind w:left="720"/>
          </w:pPr>
        </w:pPrChange>
      </w:pPr>
      <w:r>
        <w:rPr>
          <w:noProof/>
        </w:rPr>
        <w:fldChar w:fldCharType="end"/>
      </w:r>
    </w:p>
    <w:p w14:paraId="51AA43D0" w14:textId="77777777" w:rsidR="0093689F" w:rsidRPr="00EB1FC6" w:rsidRDefault="0093689F" w:rsidP="00C214A3">
      <w:pPr>
        <w:pStyle w:val="Bibliography"/>
        <w:tabs>
          <w:tab w:val="left" w:pos="360"/>
        </w:tabs>
        <w:ind w:left="360" w:hanging="360"/>
        <w:rPr>
          <w:rFonts w:ascii="Arial" w:hAnsi="Arial" w:cs="Arial"/>
          <w:noProof/>
          <w:sz w:val="18"/>
          <w:szCs w:val="18"/>
        </w:rPr>
      </w:pP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2344AA2" w14:textId="01E417EC" w:rsidR="002C3A4C" w:rsidRPr="009C0756" w:rsidRDefault="002C3A4C" w:rsidP="00C214A3">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indebted to the following people</w:t>
      </w:r>
      <w:r w:rsidR="00345B82" w:rsidRPr="009C0756">
        <w:rPr>
          <w:rFonts w:ascii="Arial" w:hAnsi="Arial" w:cs="Arial"/>
          <w:szCs w:val="18"/>
        </w:rPr>
        <w:t>, organizations, and companies:</w:t>
      </w:r>
    </w:p>
    <w:p w14:paraId="68EEBDE1" w14:textId="590E525E"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PhUSE "Emerging Trends and Technologies" working group</w:t>
      </w:r>
    </w:p>
    <w:p w14:paraId="3B2000AB" w14:textId="4A9FA0F5"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"SDTM as RDF" PhUSE project team members</w:t>
      </w:r>
    </w:p>
    <w:p w14:paraId="43D4E01B" w14:textId="5C163E4F"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R-project, Egon </w:t>
      </w:r>
      <w:proofErr w:type="spellStart"/>
      <w:r w:rsidRPr="009C0756">
        <w:rPr>
          <w:rFonts w:ascii="Arial" w:hAnsi="Arial" w:cs="Arial"/>
          <w:szCs w:val="18"/>
        </w:rPr>
        <w:t>Willighagen</w:t>
      </w:r>
      <w:proofErr w:type="spellEnd"/>
      <w:r w:rsidRPr="009C0756">
        <w:rPr>
          <w:rFonts w:ascii="Arial" w:hAnsi="Arial" w:cs="Arial"/>
          <w:szCs w:val="18"/>
        </w:rPr>
        <w:t xml:space="preserve"> for </w:t>
      </w:r>
      <w:proofErr w:type="spellStart"/>
      <w:r w:rsidRPr="009C0756">
        <w:rPr>
          <w:rFonts w:ascii="Arial" w:hAnsi="Arial" w:cs="Arial"/>
          <w:szCs w:val="18"/>
        </w:rPr>
        <w:t>rrdf</w:t>
      </w:r>
      <w:proofErr w:type="spellEnd"/>
      <w:r w:rsidRPr="009C0756">
        <w:rPr>
          <w:rFonts w:ascii="Arial" w:hAnsi="Arial" w:cs="Arial"/>
          <w:szCs w:val="18"/>
        </w:rPr>
        <w:t xml:space="preserve"> </w:t>
      </w:r>
    </w:p>
    <w:p w14:paraId="55C67577" w14:textId="04E1E71C"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Frederik </w:t>
      </w:r>
      <w:proofErr w:type="spellStart"/>
      <w:r w:rsidRPr="009C0756">
        <w:rPr>
          <w:rFonts w:ascii="Arial" w:hAnsi="Arial" w:cs="Arial"/>
          <w:szCs w:val="18"/>
        </w:rPr>
        <w:t>Malfait</w:t>
      </w:r>
      <w:proofErr w:type="spellEnd"/>
      <w:r w:rsidRPr="009C0756">
        <w:rPr>
          <w:rFonts w:ascii="Arial" w:hAnsi="Arial" w:cs="Arial"/>
          <w:szCs w:val="18"/>
        </w:rPr>
        <w:t xml:space="preserve"> &amp; CDISC </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77777777"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0E2404A8" w:rsidR="00576EA3" w:rsidRPr="009C0756" w:rsidRDefault="00576EA3" w:rsidP="00576EA3">
            <w:pPr>
              <w:pStyle w:val="AddressBlock"/>
              <w:spacing w:before="0"/>
              <w:ind w:left="360"/>
              <w:rPr>
                <w:rStyle w:val="Hyperlink"/>
                <w:rFonts w:ascii="Arial" w:hAnsi="Arial" w:cs="Arial"/>
                <w:szCs w:val="18"/>
              </w:rPr>
            </w:pPr>
            <w:proofErr w:type="gramStart"/>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t>
            </w:r>
            <w:proofErr w:type="gramEnd"/>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1.85pt" o:ole="">
                  <v:imagedata r:id="rId14" o:title=""/>
                </v:shape>
                <o:OLEObject Type="Embed" ProgID="PBrush" ShapeID="_x0000_i1025" DrawAspect="Content" ObjectID="_1564316492" r:id="rId15"/>
              </w:object>
            </w:r>
            <w:hyperlink r:id="rId16"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proofErr w:type="spellStart"/>
            <w:r w:rsidRPr="009C0756">
              <w:rPr>
                <w:rFonts w:ascii="Arial" w:hAnsi="Arial" w:cs="Arial"/>
                <w:szCs w:val="18"/>
              </w:rPr>
              <w:t>Semantica</w:t>
            </w:r>
            <w:proofErr w:type="spellEnd"/>
            <w:r w:rsidRPr="009C0756">
              <w:rPr>
                <w:rFonts w:ascii="Arial" w:hAnsi="Arial" w:cs="Arial"/>
                <w:szCs w:val="18"/>
              </w:rPr>
              <w:t xml:space="preserve">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1.85pt;height:11.85pt" o:ole="">
                  <v:imagedata r:id="rId14" o:title=""/>
                </v:shape>
                <o:OLEObject Type="Embed" ProgID="PBrush" ShapeID="_x0000_i1026" DrawAspect="Content" ObjectID="_1564316493" r:id="rId17"/>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4F19E836" w14:textId="2D66C898" w:rsidR="00576EA3" w:rsidRDefault="00576EA3" w:rsidP="00C214A3">
      <w:pPr>
        <w:pStyle w:val="PaperBody"/>
        <w:widowControl/>
        <w:spacing w:before="0"/>
        <w:rPr>
          <w:rFonts w:ascii="Arial" w:hAnsi="Arial" w:cs="Arial"/>
          <w:szCs w:val="18"/>
        </w:rPr>
      </w:pPr>
    </w:p>
    <w:p w14:paraId="07C759C2" w14:textId="77777777" w:rsidR="002413DC" w:rsidRDefault="002413DC" w:rsidP="002413DC">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w:t>
      </w:r>
      <w:proofErr w:type="spellStart"/>
      <w:r>
        <w:rPr>
          <w:rFonts w:ascii="Arial" w:hAnsi="Arial" w:cs="Arial"/>
          <w:szCs w:val="18"/>
        </w:rPr>
        <w:t>Github</w:t>
      </w:r>
      <w:proofErr w:type="spellEnd"/>
      <w:r>
        <w:rPr>
          <w:rFonts w:ascii="Arial" w:hAnsi="Arial" w:cs="Arial"/>
          <w:szCs w:val="18"/>
        </w:rPr>
        <w:t xml:space="preserve"> repository: </w:t>
      </w:r>
      <w:r>
        <w:rPr>
          <w:rFonts w:ascii="Arial" w:hAnsi="Arial" w:cs="Arial"/>
          <w:szCs w:val="18"/>
        </w:rPr>
        <w:fldChar w:fldCharType="begin"/>
      </w:r>
      <w:r>
        <w:rPr>
          <w:rFonts w:ascii="Arial" w:hAnsi="Arial" w:cs="Arial"/>
          <w:szCs w:val="18"/>
        </w:rPr>
        <w:instrText xml:space="preserve"> HYPERLINK "</w:instrText>
      </w:r>
      <w:commentRangeStart w:id="238"/>
      <w:r w:rsidRPr="00441667">
        <w:rPr>
          <w:rFonts w:ascii="Arial" w:hAnsi="Arial" w:cs="Arial"/>
          <w:szCs w:val="18"/>
        </w:rPr>
        <w:instrText>https://github.com/phuse-org/CTDasRDF</w:instrText>
      </w:r>
      <w:commentRangeEnd w:id="238"/>
      <w:r>
        <w:rPr>
          <w:rFonts w:ascii="Arial" w:hAnsi="Arial" w:cs="Arial"/>
          <w:szCs w:val="18"/>
        </w:rPr>
        <w:instrText xml:space="preserve">" </w:instrText>
      </w:r>
      <w:r>
        <w:rPr>
          <w:rFonts w:ascii="Arial" w:hAnsi="Arial" w:cs="Arial"/>
          <w:szCs w:val="18"/>
        </w:rPr>
        <w:fldChar w:fldCharType="separate"/>
      </w:r>
      <w:r w:rsidRPr="00426928">
        <w:rPr>
          <w:rStyle w:val="Hyperlink"/>
          <w:rFonts w:ascii="Arial" w:hAnsi="Arial" w:cs="Arial"/>
          <w:szCs w:val="18"/>
        </w:rPr>
        <w:t>https://github.com/phuse-org/CTDasRDF</w:t>
      </w:r>
      <w:r>
        <w:rPr>
          <w:rFonts w:ascii="Arial" w:hAnsi="Arial" w:cs="Arial"/>
          <w:szCs w:val="18"/>
        </w:rPr>
        <w:fldChar w:fldCharType="end"/>
      </w:r>
      <w:r>
        <w:rPr>
          <w:rStyle w:val="CommentReference"/>
        </w:rPr>
        <w:commentReference w:id="238"/>
      </w:r>
    </w:p>
    <w:p w14:paraId="5B2A4097" w14:textId="77777777" w:rsidR="00576EA3" w:rsidRPr="00EB1FC6" w:rsidRDefault="00576EA3" w:rsidP="00C214A3">
      <w:pPr>
        <w:pStyle w:val="PaperBody"/>
        <w:widowControl/>
        <w:spacing w:before="0"/>
        <w:rPr>
          <w:rFonts w:ascii="Arial" w:hAnsi="Arial" w:cs="Arial"/>
          <w:szCs w:val="18"/>
        </w:rPr>
      </w:pPr>
    </w:p>
    <w:p w14:paraId="5B87F39B" w14:textId="59EA1B94" w:rsidR="002C3A4C" w:rsidRPr="00EB1FC6" w:rsidRDefault="002C3A4C" w:rsidP="00C214A3">
      <w:pPr>
        <w:pStyle w:val="AddressBlock"/>
        <w:spacing w:before="0"/>
        <w:ind w:left="360"/>
        <w:rPr>
          <w:rFonts w:ascii="Arial" w:hAnsi="Arial" w:cs="Arial"/>
          <w:color w:val="000000" w:themeColor="text1"/>
          <w:szCs w:val="18"/>
          <w:lang w:val="en"/>
        </w:rPr>
      </w:pPr>
      <w:r w:rsidRPr="00EB1FC6">
        <w:rPr>
          <w:rFonts w:ascii="Arial" w:hAnsi="Arial" w:cs="Arial"/>
          <w:color w:val="000000" w:themeColor="text1"/>
          <w:szCs w:val="18"/>
          <w:lang w:val="en"/>
        </w:rPr>
        <w:t xml:space="preserve"> </w:t>
      </w:r>
    </w:p>
    <w:p w14:paraId="09996DBC" w14:textId="77777777" w:rsidR="002C3A4C" w:rsidRPr="00EB1FC6" w:rsidRDefault="002C3A4C" w:rsidP="00C214A3">
      <w:pPr>
        <w:pStyle w:val="PaperBody"/>
        <w:widowControl/>
        <w:spacing w:before="0"/>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p w14:paraId="2B18C099" w14:textId="7FC08866" w:rsidR="00E559FC" w:rsidRPr="00EB1FC6" w:rsidRDefault="00E559FC" w:rsidP="00C214A3">
      <w:pPr>
        <w:widowControl/>
        <w:rPr>
          <w:rFonts w:ascii="Arial" w:hAnsi="Arial" w:cs="Arial"/>
          <w:sz w:val="18"/>
          <w:szCs w:val="18"/>
        </w:rPr>
      </w:pPr>
    </w:p>
    <w:sectPr w:rsidR="00E559FC" w:rsidRPr="00EB1FC6" w:rsidSect="00583900">
      <w:headerReference w:type="even" r:id="rId18"/>
      <w:headerReference w:type="default" r:id="rId19"/>
      <w:footerReference w:type="even" r:id="rId20"/>
      <w:footerReference w:type="default" r:id="rId21"/>
      <w:headerReference w:type="first" r:id="rId22"/>
      <w:footerReference w:type="first" r:id="rId23"/>
      <w:endnotePr>
        <w:numFmt w:val="decimal"/>
      </w:endnotePr>
      <w:type w:val="continuous"/>
      <w:pgSz w:w="12240" w:h="15840"/>
      <w:pgMar w:top="1080" w:right="1080" w:bottom="108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Tim Williams" w:date="2017-08-14T15:28:00Z" w:initials="TW">
    <w:p w14:paraId="4254B948" w14:textId="6929B186" w:rsidR="00666A45" w:rsidRDefault="00666A45">
      <w:pPr>
        <w:pStyle w:val="CommentText"/>
      </w:pPr>
      <w:r>
        <w:rPr>
          <w:rStyle w:val="CommentReference"/>
        </w:rPr>
        <w:annotationRef/>
      </w:r>
      <w:r>
        <w:t>A good statement, but still out of place here.</w:t>
      </w:r>
    </w:p>
  </w:comment>
  <w:comment w:id="171" w:author="Tim Williams" w:date="2017-05-01T12:06:00Z" w:initials="TW">
    <w:p w14:paraId="1D316B5B" w14:textId="64A308CB" w:rsidR="00A412A7" w:rsidRDefault="00A412A7">
      <w:pPr>
        <w:pStyle w:val="CommentText"/>
      </w:pPr>
      <w:r>
        <w:rPr>
          <w:rStyle w:val="CommentReference"/>
        </w:rPr>
        <w:annotationRef/>
      </w:r>
      <w:r>
        <w:t>Section will be updated as we go along. Many old references here from last year's paper can be ignored.</w:t>
      </w:r>
    </w:p>
  </w:comment>
  <w:comment w:id="238" w:author="Tim Williams" w:date="2017-04-27T13:03:00Z" w:initials="TW">
    <w:p w14:paraId="05CB254C" w14:textId="77777777" w:rsidR="002413DC" w:rsidRDefault="002413DC" w:rsidP="002413DC">
      <w:pPr>
        <w:pStyle w:val="CommentText"/>
      </w:pPr>
      <w:r>
        <w:rPr>
          <w:rStyle w:val="CommentReference"/>
        </w:rPr>
        <w:annotationRef/>
      </w:r>
      <w:r>
        <w:t>Better place to put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54B948" w15:done="0"/>
  <w15:commentEx w15:paraId="1D316B5B" w15:done="0"/>
  <w15:commentEx w15:paraId="05CB254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2A7DA" w14:textId="77777777" w:rsidR="002A173A" w:rsidRDefault="002A173A">
      <w:r>
        <w:separator/>
      </w:r>
    </w:p>
  </w:endnote>
  <w:endnote w:type="continuationSeparator" w:id="0">
    <w:p w14:paraId="7695DD28" w14:textId="77777777" w:rsidR="002A173A" w:rsidRDefault="002A173A">
      <w:r>
        <w:continuationSeparator/>
      </w:r>
    </w:p>
  </w:endnote>
  <w:endnote w:id="1">
    <w:p w14:paraId="603FA3DB" w14:textId="68BF3683"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3721F0C6-EB75-4B3F-A996-706475989DE7}"/>
  </w:font>
  <w:font w:name="Helvetica">
    <w:panose1 w:val="020B0604020202020204"/>
    <w:charset w:val="00"/>
    <w:family w:val="swiss"/>
    <w:pitch w:val="variable"/>
    <w:sig w:usb0="E0002EFF" w:usb1="C0007843" w:usb2="00000009" w:usb3="00000000" w:csb0="000001FF" w:csb1="00000000"/>
    <w:embedRegular r:id="rId2" w:fontKey="{7311B161-A854-4FFC-8661-36B957671225}"/>
    <w:embedBold r:id="rId3" w:fontKey="{75BA87EF-2348-4E58-98AF-0BAE25D0ABD3}"/>
  </w:font>
  <w:font w:name="Tahoma">
    <w:panose1 w:val="020B0604030504040204"/>
    <w:charset w:val="00"/>
    <w:family w:val="swiss"/>
    <w:pitch w:val="variable"/>
    <w:sig w:usb0="E1002EFF" w:usb1="C000605B" w:usb2="00000029" w:usb3="00000000" w:csb0="000101FF" w:csb1="00000000"/>
    <w:embedRegular r:id="rId4" w:fontKey="{1C2C233A-CE14-4D92-A258-8C823537B912}"/>
  </w:font>
  <w:font w:name="Calibri">
    <w:panose1 w:val="020F0502020204030204"/>
    <w:charset w:val="00"/>
    <w:family w:val="swiss"/>
    <w:pitch w:val="variable"/>
    <w:sig w:usb0="E00002FF" w:usb1="4000ACFF" w:usb2="00000001" w:usb3="00000000" w:csb0="0000019F" w:csb1="00000000"/>
    <w:embedRegular r:id="rId5" w:fontKey="{FA2C6A77-E171-4304-A1BC-4F47453FD9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21407BBB"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CC58A1">
      <w:rPr>
        <w:rStyle w:val="PageNumber"/>
        <w:rFonts w:ascii="Arial" w:hAnsi="Arial"/>
        <w:noProof/>
      </w:rPr>
      <w:t>8</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83C91C" w14:textId="77777777" w:rsidR="002A173A" w:rsidRDefault="002A173A">
      <w:r>
        <w:separator/>
      </w:r>
    </w:p>
  </w:footnote>
  <w:footnote w:type="continuationSeparator" w:id="0">
    <w:p w14:paraId="3ED8F248" w14:textId="77777777" w:rsidR="002A173A" w:rsidRDefault="002A17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Williams">
    <w15:presenceInfo w15:providerId="None" w15:userId="Tim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6A84"/>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73A"/>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31094"/>
    <w:rsid w:val="005356A3"/>
    <w:rsid w:val="00537BBE"/>
    <w:rsid w:val="005404A9"/>
    <w:rsid w:val="005415A2"/>
    <w:rsid w:val="00545F61"/>
    <w:rsid w:val="00546D7C"/>
    <w:rsid w:val="0055059E"/>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52BE"/>
    <w:rsid w:val="00882845"/>
    <w:rsid w:val="00885176"/>
    <w:rsid w:val="00885445"/>
    <w:rsid w:val="00887015"/>
    <w:rsid w:val="00890E98"/>
    <w:rsid w:val="008913B9"/>
    <w:rsid w:val="0089355A"/>
    <w:rsid w:val="00894B4D"/>
    <w:rsid w:val="008A1907"/>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D29AE"/>
    <w:rsid w:val="009D55B5"/>
    <w:rsid w:val="009D72FA"/>
    <w:rsid w:val="009E4DF8"/>
    <w:rsid w:val="009E5240"/>
    <w:rsid w:val="009E5ADC"/>
    <w:rsid w:val="009E6AF5"/>
    <w:rsid w:val="009E6FE6"/>
    <w:rsid w:val="009E75AF"/>
    <w:rsid w:val="009F169D"/>
    <w:rsid w:val="009F16BE"/>
    <w:rsid w:val="009F1EFD"/>
    <w:rsid w:val="009F43F0"/>
    <w:rsid w:val="009F48F9"/>
    <w:rsid w:val="009F58FB"/>
    <w:rsid w:val="009F5C71"/>
    <w:rsid w:val="009F72FC"/>
    <w:rsid w:val="00A075F1"/>
    <w:rsid w:val="00A12896"/>
    <w:rsid w:val="00A12F2B"/>
    <w:rsid w:val="00A133B8"/>
    <w:rsid w:val="00A14300"/>
    <w:rsid w:val="00A163F7"/>
    <w:rsid w:val="00A233A3"/>
    <w:rsid w:val="00A267D9"/>
    <w:rsid w:val="00A278B6"/>
    <w:rsid w:val="00A33098"/>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50EE"/>
    <w:rsid w:val="00A83C0C"/>
    <w:rsid w:val="00A843D5"/>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C6E"/>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61478"/>
    <w:rsid w:val="00D70B42"/>
    <w:rsid w:val="00D71BFE"/>
    <w:rsid w:val="00D73907"/>
    <w:rsid w:val="00D73E2F"/>
    <w:rsid w:val="00D80AAA"/>
    <w:rsid w:val="00D810F2"/>
    <w:rsid w:val="00D838AF"/>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930"/>
    <w:rsid w:val="00E1667E"/>
    <w:rsid w:val="00E16C3B"/>
    <w:rsid w:val="00E16D24"/>
    <w:rsid w:val="00E217F5"/>
    <w:rsid w:val="00E22D4C"/>
    <w:rsid w:val="00E2482F"/>
    <w:rsid w:val="00E250F4"/>
    <w:rsid w:val="00E27B3E"/>
    <w:rsid w:val="00E30D80"/>
    <w:rsid w:val="00E36C77"/>
    <w:rsid w:val="00E401F9"/>
    <w:rsid w:val="00E40F0A"/>
    <w:rsid w:val="00E44A54"/>
    <w:rsid w:val="00E463FE"/>
    <w:rsid w:val="00E5086D"/>
    <w:rsid w:val="00E5090B"/>
    <w:rsid w:val="00E51454"/>
    <w:rsid w:val="00E559FC"/>
    <w:rsid w:val="00E56858"/>
    <w:rsid w:val="00E56F87"/>
    <w:rsid w:val="00E57A26"/>
    <w:rsid w:val="00E61872"/>
    <w:rsid w:val="00E63B0F"/>
    <w:rsid w:val="00E664E4"/>
    <w:rsid w:val="00E71C26"/>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6E76"/>
    <w:rsid w:val="00F27A74"/>
    <w:rsid w:val="00F305FD"/>
    <w:rsid w:val="00F30E3D"/>
    <w:rsid w:val="00F352FC"/>
    <w:rsid w:val="00F353D7"/>
    <w:rsid w:val="00F3602B"/>
    <w:rsid w:val="00F36E6B"/>
    <w:rsid w:val="00F3731B"/>
    <w:rsid w:val="00F4075C"/>
    <w:rsid w:val="00F40E21"/>
    <w:rsid w:val="00F41B06"/>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3.xml"/><Relationship Id="rId10" Type="http://schemas.openxmlformats.org/officeDocument/2006/relationships/hyperlink" Target="https://github.com/phuse-org/phuse-scripts/tree/master/data/sdtm/cdiscpilot01" TargetMode="Externa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Cai16</b:Tag>
    <b:SourceType>Book</b:SourceType>
    <b:Guid>{046EC084-B093-4A3D-B1BE-D0114D344F4E}</b:Guid>
    <b:Title>The Truthful Art. Data, charts, and maps for communication.</b:Title>
    <b:Year>2016</b:Year>
    <b:Publisher>New Riders</b:Publisher>
    <b:Author>
      <b:Author>
        <b:NameList>
          <b:Person>
            <b:Last>Cairo</b:Last>
            <b:First>Alberto</b:First>
          </b:Person>
        </b:NameList>
      </b:Author>
    </b:Author>
    <b:RefOrder>6</b:RefOrder>
  </b:Source>
  <b:Source>
    <b:Tag>Lin16</b:Tag>
    <b:SourceType>InternetSite</b:SourceType>
    <b:Guid>{CDAC72CE-AE70-42A8-A83B-A914038AE17A}</b:Guid>
    <b:Title>Linked Open Vocabularies (LOV)</b:Title>
    <b:ProductionCompany>Open Knowledge Foundation</b:ProductionCompany>
    <b:YearAccessed>2016</b:YearAccessed>
    <b:MonthAccessed>07</b:MonthAccessed>
    <b:DayAccessed>26</b:DayAccessed>
    <b:URL>http://lov.okfn.org/dataset/lov/</b:URL>
    <b:RefOrder>7</b:RefOrder>
  </b:Source>
  <b:Source>
    <b:Tag>Uni</b:Tag>
    <b:SourceType>InternetSite</b:SourceType>
    <b:Guid>{3493E0FF-1A1D-444D-8C07-031A82C98B62}</b:Guid>
    <b:Title>Uniform Resource Identifier</b:Title>
    <b:InternetSiteTitle>Wikipedia</b:InternetSiteTitle>
    <b:URL>https://en.wikipedia.org/wiki/Uniform_Resource_Identifier</b:URL>
    <b:RefOrder>8</b:RefOrder>
  </b:Source>
  <b:Source>
    <b:Tag>Ego16</b:Tag>
    <b:SourceType>InternetSite</b:SourceType>
    <b:Guid>{0B0A19C4-BCED-418F-ADC6-3A0156DB080C}</b:Guid>
    <b:Author>
      <b:Author>
        <b:NameList>
          <b:Person>
            <b:Last>Willighagen</b:Last>
            <b:First>Egon</b:First>
          </b:Person>
        </b:NameList>
      </b:Author>
    </b:Author>
    <b:Title>R Package: rrdf</b:Title>
    <b:InternetSiteTitle>Github</b:InternetSiteTitle>
    <b:YearAccessed>2016</b:YearAccessed>
    <b:MonthAccessed>07</b:MonthAccessed>
    <b:DayAccessed>27</b:DayAccessed>
    <b:URL>http://github.com/egonw/rrdf</b:URL>
    <b:RefOrder>9</b:RefOrder>
  </b:Source>
  <b:Source>
    <b:Tag>Thi16</b:Tag>
    <b:SourceType>InternetSite</b:SourceType>
    <b:Guid>{51642E06-752D-4056-8503-84B9F0A80FE7}</b:Guid>
    <b:Author>
      <b:Author>
        <b:NameList>
          <b:Person>
            <b:Last>Thieurmel</b:Last>
            <b:First>B.</b:First>
          </b:Person>
        </b:NameList>
      </b:Author>
    </b:Author>
    <b:Title>Introduction to visNetwork</b:Title>
    <b:InternetSiteTitle>CRAN</b:InternetSiteTitle>
    <b:YearAccessed>2016</b:YearAccessed>
    <b:MonthAccessed>07</b:MonthAccessed>
    <b:DayAccessed>27</b:DayAccessed>
    <b:URL>http://cran.r-project.org/web/packages/visNetwork/vignettes/Introduction-to-visNetwork.html</b:URL>
    <b:RefOrder>10</b:RefOrder>
  </b:Source>
  <b:Source>
    <b:Tag>And16</b:Tag>
    <b:SourceType>ConferenceProceedings</b:SourceType>
    <b:Guid>{1F825E30-EDD9-4CB5-9DEA-9923D395F367}</b:Guid>
    <b:Title>PhUSE Workshop: Semantics 101 for Pharma</b:Title>
    <b:Year>2016</b:Year>
    <b:Author>
      <b:Author>
        <b:NameList>
          <b:Person>
            <b:Last>Anderson</b:Last>
            <b:First>Marc</b:First>
          </b:Person>
          <b:Person>
            <b:Last>Williams</b:Last>
            <b:First>Tim</b:First>
          </b:Person>
        </b:NameList>
      </b:Author>
    </b:Author>
    <b:Publisher>PhUSE</b:Publisher>
    <b:City>Barcelona</b:City>
    <b:RefOrder>11</b:RefOrder>
  </b:Source>
  <b:Source>
    <b:Tag>PhU16</b:Tag>
    <b:SourceType>InternetSite</b:SourceType>
    <b:Guid>{625D37A5-A255-44A9-8EBC-8E36EE208188}</b:Guid>
    <b:Title>PhUSE CSS Project: Analysis Results &amp; Metadata</b:Title>
    <b:InternetSiteTitle>PhUSE Wiki</b:InternetSiteTitle>
    <b:YearAccessed>2016</b:YearAccessed>
    <b:MonthAccessed>08</b:MonthAccessed>
    <b:DayAccessed>23</b:DayAccessed>
    <b:URL>http://bit.ly/2bf7Pk0</b:URL>
    <b:RefOrder>12</b:RefOrder>
  </b:Source>
  <b:Source>
    <b:Tag>CDI16</b:Tag>
    <b:SourceType>InternetSite</b:SourceType>
    <b:Guid>{EFE66821-74D4-4505-A242-785EA32BF5CB}</b:Guid>
    <b:Author>
      <b:Author>
        <b:NameList>
          <b:Person>
            <b:Last>CDISC</b:Last>
          </b:Person>
        </b:NameList>
      </b:Author>
    </b:Author>
    <b:Title>CDISC Standards in RDF</b:Title>
    <b:InternetSiteTitle>CDISC</b:InternetSiteTitle>
    <b:YearAccessed>2016</b:YearAccessed>
    <b:MonthAccessed>08</b:MonthAccessed>
    <b:DayAccessed>23</b:DayAccessed>
    <b:URL>http://www.cdisc.org/rdf</b:URL>
    <b:RefOrder>13</b:RefOrder>
  </b:Source>
  <b:Source>
    <b:Tag>Rob16</b:Tag>
    <b:SourceType>DocumentFromInternetSite</b:SourceType>
    <b:Guid>{CF8BF32A-6C10-45E5-9350-267E476EBC0F}</b:Guid>
    <b:Author>
      <b:Author>
        <b:NameList>
          <b:Person>
            <b:Last>Robinson</b:Last>
            <b:First>Ian</b:First>
          </b:Person>
          <b:Person>
            <b:Last>Webber</b:Last>
            <b:First>Jim</b:First>
          </b:Person>
          <b:Person>
            <b:Last>Eifrem</b:Last>
            <b:First>Emil</b:First>
          </b:Person>
        </b:NameList>
      </b:Author>
    </b:Author>
    <b:Title>Graph Databases</b:Title>
    <b:ProductionCompany>Neo4j</b:ProductionCompany>
    <b:YearAccessed>2016</b:YearAccessed>
    <b:URL>http://neo4j.com/book-graph-databases/</b:URL>
    <b:MonthAccessed>08</b:MonthAccessed>
    <b:DayAccessed>23</b:DayAccessed>
    <b:RefOrder>14</b:RefOrder>
  </b:Source>
  <b:Source>
    <b:Tag>Res16</b:Tag>
    <b:SourceType>InternetSite</b:SourceType>
    <b:Guid>{682E5335-4574-4F88-8B39-20F1BD557B25}</b:Guid>
    <b:Title>Resource Description Framework</b:Title>
    <b:ProductionCompany>WikiPedia</b:ProductionCompany>
    <b:YearAccessed>2016</b:YearAccessed>
    <b:URL>http://en.wikipedia.org/wiki/Resource_Description_Framework</b:URL>
    <b:MonthAccessed>08</b:MonthAccessed>
    <b:DayAccessed>23</b:DayAccessed>
    <b:RefOrder>15</b:RefOrder>
  </b:Source>
  <b:Source>
    <b:Tag>SPA16</b:Tag>
    <b:SourceType>InternetSite</b:SourceType>
    <b:Guid>{5E6ED192-B18E-41FE-8169-45B282978E81}</b:Guid>
    <b:Title>SPARQL 1.1 Query Language. W3C Recommendation 21 March 2013</b:Title>
    <b:ProductionCompany>W3C</b:ProductionCompany>
    <b:YearAccessed>2016</b:YearAccessed>
    <b:MonthAccessed>08</b:MonthAccessed>
    <b:DayAccessed>23</b:DayAccessed>
    <b:URL>http://www.w3.org/TR/sparql11-query/</b:URL>
    <b:Author>
      <b:Author>
        <b:NameList>
          <b:Person>
            <b:Last>W3C</b:Last>
          </b:Person>
        </b:NameList>
      </b:Author>
    </b:Author>
    <b:RefOrder>16</b:RefOrder>
  </b:Source>
  <b:Source>
    <b:Tag>Bos</b:Tag>
    <b:SourceType>InternetSite</b:SourceType>
    <b:Guid>{1628B2D2-FF99-4B1D-8625-DA8A48DADA07}</b:Guid>
    <b:Author>
      <b:Author>
        <b:NameList>
          <b:Person>
            <b:Last>Bostock</b:Last>
            <b:First>Mike</b:First>
          </b:Person>
        </b:NameList>
      </b:Author>
    </b:Author>
    <b:Title>D3 : Data Driven Documents</b:Title>
    <b:URL>https://d3js.org/</b:URL>
    <b:YearAccessed>2016</b:YearAccessed>
    <b:MonthAccessed>08</b:MonthAccessed>
    <b:DayAccessed>23</b:DayAccessed>
    <b:RefOrder>17</b:RefOrder>
  </b:Source>
  <b:Source>
    <b:Tag>W3C</b:Tag>
    <b:SourceType>InternetSite</b:SourceType>
    <b:Guid>{4E34752F-DF70-4063-8A67-D93EB6C470AA}</b:Guid>
    <b:Author>
      <b:Author>
        <b:NameList>
          <b:Person>
            <b:Last>W3C</b:Last>
          </b:Person>
        </b:NameList>
      </b:Author>
    </b:Author>
    <b:Title>SPARQL 1.1 Federated Query. W3C Recommendation</b:Title>
    <b:ProductionCompany>W3.ORG</b:ProductionCompany>
    <b:URL>http://www.w3.org/TR/sparql11-federated-query</b:URL>
    <b:YearAccessed>2016</b:YearAccessed>
    <b:MonthAccessed>08</b:MonthAccessed>
    <b:DayAccessed>23</b:DayAccessed>
    <b:RefOrder>18</b:RefOrder>
  </b:Source>
  <b:Source>
    <b:Tag>PhU17</b:Tag>
    <b:SourceType>InternetSite</b:SourceType>
    <b:Guid>{69464640-0933-4F48-8C0D-CFBB2329E818}</b:Guid>
    <b:Title>PhUSE Semantic Technology Working Group Overview</b:Title>
    <b:ProductionCompany>PhUSE</b:ProductionCompany>
    <b:YearAccessed>2016</b:YearAccessed>
    <b:MonthAccessed>07</b:MonthAccessed>
    <b:DayAccessed>27</b:DayAccessed>
    <b:URL>http://www.phusewiki.org/wiki/index.php?title=Semantic_Technology</b:URL>
    <b:RefOrder>19</b:RefOrder>
  </b:Source>
  <b:Source>
    <b:Tag>DatenSpars</b:Tag>
    <b:SourceType>InternetSite</b:SourceType>
    <b:Guid>{54F8C4CD-4297-4E42-8001-37C81B47463D}</b:Guid>
    <b:Title>Datensparsamkeit</b:Title>
    <b:Year>2013</b:Year>
    <b:Author>
      <b:Author>
        <b:NameList>
          <b:Person>
            <b:Last>Fowler</b:Last>
            <b:First>Martin</b:First>
          </b:Person>
        </b:NameList>
      </b:Author>
    </b:Author>
    <b:InternetSiteTitle>MartinFowler.com</b:InternetSiteTitle>
    <b:Month>12</b:Month>
    <b:Day>12</b:Day>
    <b:YearAccessed>2017</b:YearAccessed>
    <b:MonthAccessed>05</b:MonthAccessed>
    <b:DayAccessed>01</b:DayAccessed>
    <b:URL>https://martinfowler.com/bliki/Datensparsamkeit.html</b:URL>
    <b:RefOrder>20</b:RefOrder>
  </b:Source>
  <b:Source>
    <b:Tag>CDI17</b:Tag>
    <b:SourceType>InternetSite</b:SourceType>
    <b:Guid>{C39A8E43-C05B-4C4D-9BA2-C8E10932EB15}</b:Guid>
    <b:Author>
      <b:Author>
        <b:Corporate>CDISC</b:Corporate>
      </b:Author>
    </b:Author>
    <b:Title>About CDISC</b:Title>
    <b:InternetSiteTitle>CDISC WEbsite</b:InternetSiteTitle>
    <b:YearAccessed>2017</b:YearAccessed>
    <b:MonthAccessed>05</b:MonthAccessed>
    <b:DayAccessed>01</b:DayAccessed>
    <b:URL>https://www.cdisc.org/about</b:URL>
    <b:RefOrder>2</b:RefOrder>
  </b:Source>
  <b:Source>
    <b:Tag>Dec11</b:Tag>
    <b:SourceType>ConferenceProceedings</b:SourceType>
    <b:Guid>{2E489510-B02A-40C7-9A9F-3E5842130C17}</b:Guid>
    <b:Author>
      <b:Author>
        <b:NameList>
          <b:Person>
            <b:Last>Decker</b:Last>
            <b:First>Chris</b:First>
          </b:Person>
        </b:NameList>
      </b:Author>
    </b:Author>
    <b:Title>State of the Union: The Crossroads of CDISC Standards adn SAS' Supporting Role</b:Title>
    <b:Year>2011</b:Year>
    <b:City>Las Vegas, Nevada</b:City>
    <b:Publisher>SAS Institute</b:Publisher>
    <b:RefOrder>3</b:RefOrder>
  </b:Sour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4</b:RefOrder>
  </b:Source>
  <b:Source>
    <b:Tag>Wor04</b:Tag>
    <b:SourceType>InternetSite</b:SourceType>
    <b:Guid>{910A5072-DD23-4A22-A8DD-72F648907E46}</b:Guid>
    <b:Title>XML Schema Part 2: Datatypes Second Edition</b:Title>
    <b:Year>2004</b:Year>
    <b:Author>
      <b:Author>
        <b:Corporate>World Wide Web Consortium</b:Corporate>
      </b:Author>
    </b:Author>
    <b:ProductionCompany>W3C</b:ProductionCompany>
    <b:Month>October</b:Month>
    <b:Day>28</b:Day>
    <b:YearAccessed>2017</b:YearAccessed>
    <b:MonthAccessed>05</b:MonthAccessed>
    <b:DayAccessed>8</b:DayAccessed>
    <b:URL>https://www.w3.org/TR/xmlschema-2/#built-in-datatypes</b:URL>
    <b:RefOrder>5</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1</b:RefOrder>
  </b:Source>
</b:Sources>
</file>

<file path=customXml/itemProps1.xml><?xml version="1.0" encoding="utf-8"?>
<ds:datastoreItem xmlns:ds="http://schemas.openxmlformats.org/officeDocument/2006/customXml" ds:itemID="{D2E769A3-8D7B-4851-8BB7-A89DC1679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558</TotalTime>
  <Pages>8</Pages>
  <Words>4742</Words>
  <Characters>27033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31712</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21</cp:revision>
  <cp:lastPrinted>2017-07-24T17:03:00Z</cp:lastPrinted>
  <dcterms:created xsi:type="dcterms:W3CDTF">2017-07-23T23:01:00Z</dcterms:created>
  <dcterms:modified xsi:type="dcterms:W3CDTF">2017-08-15T19:35:00Z</dcterms:modified>
</cp:coreProperties>
</file>